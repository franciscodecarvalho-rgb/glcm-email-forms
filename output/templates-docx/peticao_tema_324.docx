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6204" w14:textId="2B77F465">
      <w:pPr>
        <w:widowControl w:val="0"/>
        <w:spacing w:line="276" w:lineRule="auto"/>
        <w:ind w:right="-285" w:firstLine="0"/>
        <w:jc w:val="both"/>
        <w:rPr>
          <w:rFonts w:ascii="Roboto" w:eastAsia="Roboto" w:hAnsi="Roboto" w:cs="Roboto"/>
          <w:b/>
          <w:bCs/>
          <w:color w:val="FF0000"/>
          <w:sz w:val="23"/>
          <w:szCs w:val="23"/>
          <w:highlight w:val="yellow"/>
        </w:rPr>
      </w:pPr>
      <w:r>
        <w:rPr>
          <w:rFonts w:ascii="Roboto" w:hAnsi="Roboto" w:cs="Arial"/>
          <w:b/>
          <w:bCs/>
          <w:sz w:val="23"/>
          <w:szCs w:val="23"/>
        </w:rPr>
        <w:t>E</w:t>
      </w:r>
      <w:r>
        <w:rPr>
          <w:rFonts w:ascii="Roboto" w:hAnsi="Roboto" w:cs="Arial"/>
          <w:b/>
          <w:bCs/>
          <w:sz w:val="23"/>
          <w:szCs w:val="23"/>
        </w:rPr>
        <w:t>XMO(A). SR(A). DR(A). JUIZ(A) FEDERAL DA ___ª VARA FEDERAL DA SEÇÃO JUDICIÁRIA</w:t>
      </w:r>
      <w:r>
        <w:rPr>
          <w:rFonts w:ascii="Roboto" w:hAnsi="Roboto" w:cs="Arial"/>
          <w:b/>
          <w:bCs/>
          <w:sz w:val="23"/>
          <w:szCs w:val="23"/>
        </w:rPr>
        <w:t xml:space="preserve"> D</w:t>
      </w:r>
      <w:r>
        <w:rPr>
          <w:rFonts w:ascii="Roboto" w:hAnsi="Roboto" w:cs="Arial"/>
          <w:b/>
          <w:bCs/>
          <w:sz w:val="23"/>
          <w:szCs w:val="23"/>
        </w:rPr>
        <w:t>A BAHIA</w:t>
      </w:r>
    </w:p>
    <w:p w14:paraId="110B37C4" w14:textId="55135B18">
      <w:pPr>
        <w:widowControl w:val="0"/>
        <w:spacing w:line="276" w:lineRule="auto"/>
        <w:ind w:right="-285"/>
        <w:jc w:val="both"/>
        <w:rPr>
          <w:rFonts w:ascii="Roboto" w:hAnsi="Roboto"/>
          <w:sz w:val="23"/>
          <w:szCs w:val="23"/>
          <w:rPrChange w:id="0" w:author="Luiz Fernando Garcia Landeiro" w:date="2026-01-16T16:45:00Z" w16du:dateUtc="2026-01-16T19:45:00Z">
            <w:rPr/>
          </w:rPrChange>
        </w:rPr>
      </w:pPr>
      <w:r>
        <w:rPr>
          <w:rFonts w:ascii="Roboto" w:eastAsia="Roboto" w:hAnsi="Roboto" w:cs="Roboto"/>
          <w:b/>
          <w:bCs/>
          <w:sz w:val="23"/>
          <w:szCs w:val="23"/>
        </w:rPr>
        <w:t xml:space="preserve"> </w:t>
      </w:r>
    </w:p>
    <w:p w14:paraId="4F6E616C" w14:textId="08BC3E22">
      <w:pPr>
        <w:widowControl w:val="0"/>
        <w:spacing w:line="276" w:lineRule="auto"/>
        <w:ind w:right="-285"/>
        <w:jc w:val="both"/>
        <w:rPr>
          <w:rFonts w:ascii="Roboto" w:hAnsi="Roboto"/>
          <w:sz w:val="23"/>
          <w:szCs w:val="23"/>
          <w:rPrChange w:id="1" w:author="Luiz Fernando Garcia Landeiro" w:date="2026-01-16T16:45:00Z" w16du:dateUtc="2026-01-16T19:45:00Z">
            <w:rPr/>
          </w:rPrChange>
        </w:rPr>
      </w:pPr>
      <w:r>
        <w:rPr>
          <w:rFonts w:ascii="Roboto" w:eastAsia="Roboto" w:hAnsi="Roboto" w:cs="Roboto"/>
          <w:b/>
          <w:bCs/>
          <w:sz w:val="23"/>
          <w:szCs w:val="23"/>
        </w:rPr>
        <w:t xml:space="preserve"> </w:t>
      </w:r>
    </w:p>
    <w:p w14:paraId="7EA2A400" w14:textId="0404D717">
      <w:pPr>
        <w:widowControl w:val="0"/>
        <w:spacing w:line="276" w:lineRule="auto"/>
        <w:ind w:right="-285"/>
        <w:jc w:val="both"/>
        <w:rPr>
          <w:rFonts w:ascii="Roboto" w:hAnsi="Roboto"/>
          <w:sz w:val="23"/>
          <w:szCs w:val="23"/>
          <w:rPrChange w:id="2" w:author="Luiz Fernando Garcia Landeiro" w:date="2026-01-16T16:45:00Z" w16du:dateUtc="2026-01-16T19:45:00Z">
            <w:rPr/>
          </w:rPrChange>
        </w:rPr>
      </w:pPr>
      <w:r>
        <w:rPr>
          <w:rFonts w:ascii="Roboto" w:eastAsia="Roboto" w:hAnsi="Roboto" w:cs="Roboto"/>
          <w:sz w:val="23"/>
          <w:szCs w:val="23"/>
        </w:rPr>
        <w:t xml:space="preserve"> </w:t>
      </w:r>
    </w:p>
    <w:p w14:paraId="0FEBF593" w14:textId="5CB2F8B7">
      <w:pPr>
        <w:widowControl w:val="0"/>
        <w:spacing w:line="276" w:lineRule="auto"/>
        <w:ind w:right="-285"/>
        <w:jc w:val="both"/>
        <w:rPr>
          <w:rFonts w:ascii="Roboto" w:hAnsi="Roboto"/>
          <w:sz w:val="23"/>
          <w:szCs w:val="23"/>
          <w:rPrChange w:id="3" w:author="Luiz Fernando Garcia Landeiro" w:date="2026-01-16T16:45:00Z" w16du:dateUtc="2026-01-16T19:45:00Z">
            <w:rPr/>
          </w:rPrChange>
        </w:rPr>
      </w:pPr>
      <w:r>
        <w:rPr>
          <w:rFonts w:ascii="Roboto" w:eastAsia="Roboto" w:hAnsi="Roboto" w:cs="Roboto"/>
          <w:sz w:val="23"/>
          <w:szCs w:val="23"/>
        </w:rPr>
        <w:t xml:space="preserve"> </w:t>
      </w:r>
    </w:p>
    <w:p w14:paraId="7F8EF284" w14:textId="014349D0">
      <w:pPr>
        <w:widowControl w:val="0"/>
        <w:spacing w:line="276" w:lineRule="auto"/>
        <w:ind w:left="2268"/>
        <w:jc w:val="both"/>
        <w:rPr>
          <w:rFonts w:ascii="Roboto" w:hAnsi="Roboto"/>
          <w:sz w:val="23"/>
          <w:szCs w:val="23"/>
          <w:rPrChange w:id="4" w:author="Luiz Fernando Garcia Landeiro" w:date="2026-01-16T16:45:00Z" w16du:dateUtc="2026-01-16T19:45:00Z">
            <w:rPr/>
          </w:rPrChange>
        </w:rPr>
      </w:pPr>
      <w:r>
        <w:rPr>
          <w:rFonts w:ascii="Roboto" w:eastAsia="Roboto" w:hAnsi="Roboto" w:cs="Roboto"/>
          <w:b/>
          <w:bCs/>
          <w:sz w:val="23"/>
          <w:szCs w:val="23"/>
        </w:rPr>
        <w:t xml:space="preserve"> </w:t>
      </w:r>
    </w:p>
    <w:p w14:paraId="09370190" w14:textId="49CEC0A6">
      <w:pPr>
        <w:widowControl w:val="0"/>
        <w:spacing w:line="276" w:lineRule="auto"/>
        <w:ind w:left="2832" w:firstLine="0"/>
        <w:jc w:val="both"/>
        <w:rPr>
          <w:rFonts w:ascii="Roboto" w:hAnsi="Roboto" w:cs="Arial"/>
          <w:b/>
          <w:bCs/>
          <w:sz w:val="23"/>
          <w:szCs w:val="23"/>
          <w:u w:val="single"/>
        </w:rPr>
      </w:pPr>
      <w:r>
        <w:rPr>
          <w:rFonts w:ascii="Roboto" w:eastAsia="Roboto" w:hAnsi="Roboto" w:cs="Roboto"/>
          <w:b/>
          <w:bCs/>
          <w:sz w:val="23"/>
          <w:szCs w:val="23"/>
          <w:rPrChange w:id="5" w:author="Luiz Fernando Garcia Landeiro" w:date="2026-01-16T16:45:00Z" w16du:dateUtc="2026-01-16T19:45:00Z">
            <w:rPr>
              <w:rFonts w:ascii="Roboto" w:eastAsia="Roboto" w:hAnsi="Roboto" w:cs="Roboto"/>
              <w:b/>
              <w:bCs/>
              <w:sz w:val="22"/>
            </w:rPr>
          </w:rPrChange>
        </w:rPr>
        <w:t xml:space="preserve">EMENTA: </w:t>
      </w:r>
      <w:r>
        <w:rPr>
          <w:rFonts w:ascii="Roboto" w:hAnsi="Roboto" w:cs="Arial"/>
          <w:b/>
          <w:bCs/>
          <w:sz w:val="23"/>
          <w:szCs w:val="23"/>
        </w:rPr>
        <w:t xml:space="preserve">DIREITO TRIBUTÁRIO – IMPOSTO DE RENDA DA PESSOA FÍSICA – </w:t>
      </w:r>
      <w:ins w:id="6" w:author="Office 01" w:date="2026-01-12T11:28:00Z" w16du:dateUtc="2026-01-12T14:28:00Z">
        <w:r>
          <w:rPr>
            <w:rFonts w:ascii="Roboto" w:hAnsi="Roboto" w:cs="Arial"/>
            <w:b/>
            <w:bCs/>
            <w:sz w:val="23"/>
            <w:szCs w:val="23"/>
          </w:rPr>
          <w:t>DEDUÇÃO INTEGRAL, COMO DESPESA MÉDICA, DOS</w:t>
        </w:r>
      </w:ins>
      <w:r>
        <w:rPr>
          <w:rFonts w:ascii="Roboto" w:hAnsi="Roboto" w:cs="Arial"/>
          <w:b/>
          <w:bCs/>
          <w:sz w:val="23"/>
          <w:szCs w:val="23"/>
        </w:rPr>
        <w:t xml:space="preserve"> </w:t>
      </w:r>
      <w:r>
        <w:rPr>
          <w:rFonts w:ascii="Roboto" w:hAnsi="Roboto" w:cs="Arial"/>
          <w:b/>
          <w:bCs/>
          <w:sz w:val="23"/>
          <w:szCs w:val="23"/>
        </w:rPr>
        <w:t xml:space="preserve">GASTOS RELATIVOS À INSTRUÇÃO DE PESSOA COM DEFICIÊNCIA </w:t>
      </w:r>
      <w:r>
        <w:rPr>
          <w:rFonts w:ascii="Roboto" w:hAnsi="Roboto" w:cs="Arial"/>
          <w:b/>
          <w:bCs/>
          <w:sz w:val="23"/>
          <w:szCs w:val="23"/>
        </w:rPr>
        <w:t xml:space="preserve">COGNITIVA </w:t>
      </w:r>
      <w:r>
        <w:rPr>
          <w:rFonts w:ascii="Roboto" w:hAnsi="Roboto" w:cs="Arial"/>
          <w:b/>
          <w:bCs/>
          <w:sz w:val="23"/>
          <w:szCs w:val="23"/>
        </w:rPr>
        <w:t xml:space="preserve">– </w:t>
      </w:r>
      <w:r>
        <w:rPr>
          <w:rFonts w:ascii="Roboto" w:hAnsi="Roboto" w:cs="Arial"/>
          <w:b/>
          <w:bCs/>
          <w:sz w:val="23"/>
          <w:szCs w:val="23"/>
          <w:u w:val="single"/>
        </w:rPr>
        <w:t>TEMA 3</w:t>
      </w:r>
      <w:r>
        <w:rPr>
          <w:rFonts w:ascii="Roboto" w:hAnsi="Roboto" w:cs="Arial"/>
          <w:b/>
          <w:bCs/>
          <w:sz w:val="23"/>
          <w:szCs w:val="23"/>
          <w:u w:val="single"/>
        </w:rPr>
        <w:t>24</w:t>
      </w:r>
      <w:r>
        <w:rPr>
          <w:rFonts w:ascii="Roboto" w:hAnsi="Roboto" w:cs="Arial"/>
          <w:b/>
          <w:bCs/>
          <w:sz w:val="23"/>
          <w:szCs w:val="23"/>
          <w:u w:val="single"/>
        </w:rPr>
        <w:t xml:space="preserve"> DA TNU TRANSITADO EM JULGADO</w:t>
      </w:r>
    </w:p>
    <w:p w14:paraId="08822A39" w14:textId="2D285E5D">
      <w:pPr>
        <w:widowControl w:val="0"/>
        <w:spacing w:line="276" w:lineRule="auto"/>
        <w:ind w:left="2124" w:right="-285"/>
        <w:jc w:val="both"/>
        <w:rPr>
          <w:rFonts w:ascii="Roboto" w:eastAsia="Roboto" w:hAnsi="Roboto" w:cs="Roboto"/>
          <w:sz w:val="23"/>
          <w:szCs w:val="23"/>
          <w:rPrChange w:id="7" w:author="Luiz Fernando Garcia Landeiro" w:date="2026-01-16T16:45:00Z" w16du:dateUtc="2026-01-16T19:45:00Z">
            <w:rPr>
              <w:rFonts w:ascii="Roboto" w:eastAsia="Roboto" w:hAnsi="Roboto" w:cs="Roboto"/>
              <w:sz w:val="22"/>
            </w:rPr>
          </w:rPrChange>
        </w:rPr>
      </w:pPr>
      <w:r>
        <w:rPr>
          <w:rFonts w:ascii="Roboto" w:eastAsia="Roboto" w:hAnsi="Roboto" w:cs="Roboto"/>
          <w:sz w:val="23"/>
          <w:szCs w:val="23"/>
          <w:rPrChange w:id="8" w:author="Luiz Fernando Garcia Landeiro" w:date="2026-01-16T16:45:00Z" w16du:dateUtc="2026-01-16T19:45:00Z">
            <w:rPr>
              <w:rFonts w:ascii="Roboto" w:eastAsia="Roboto" w:hAnsi="Roboto" w:cs="Roboto"/>
              <w:sz w:val="22"/>
            </w:rPr>
          </w:rPrChange>
        </w:rPr>
        <w:t xml:space="preserve"> </w:t>
      </w:r>
    </w:p>
    <w:p w14:paraId="642021C3" w14:textId="33E7870E">
      <w:pPr>
        <w:widowControl w:val="0"/>
        <w:spacing w:line="276" w:lineRule="auto"/>
        <w:ind w:right="-285"/>
        <w:jc w:val="both"/>
        <w:rPr>
          <w:rFonts w:ascii="Roboto" w:hAnsi="Roboto"/>
          <w:sz w:val="23"/>
          <w:szCs w:val="23"/>
          <w:rPrChange w:id="9" w:author="Luiz Fernando Garcia Landeiro" w:date="2026-01-16T16:45:00Z" w16du:dateUtc="2026-01-16T19:45:00Z">
            <w:rPr/>
          </w:rPrChange>
        </w:rPr>
      </w:pPr>
    </w:p>
    <w:p w14:paraId="6C829D7C" w14:textId="740E22DD">
      <w:pPr>
        <w:widowControl w:val="0"/>
        <w:spacing w:line="276" w:lineRule="auto"/>
        <w:ind w:right="-285"/>
        <w:jc w:val="both"/>
        <w:rPr>
          <w:del w:id="10" w:author="Luiz Fernando Garcia Landeiro" w:date="2026-01-16T16:46:00Z" w16du:dateUtc="2026-01-16T19:46:00Z"/>
          <w:rFonts w:ascii="Roboto" w:eastAsia="Roboto" w:hAnsi="Roboto" w:cs="Roboto"/>
          <w:color w:val="000000" w:themeColor="text1"/>
          <w:sz w:val="23"/>
          <w:szCs w:val="23"/>
        </w:rPr>
      </w:pPr>
    </w:p>
    <w:p w14:paraId="62429A52" w14:textId="7B21A169">
      <w:pPr>
        <w:widowControl w:val="0"/>
        <w:spacing w:line="276" w:lineRule="auto"/>
        <w:jc w:val="both"/>
        <w:rPr>
          <w:rFonts w:ascii="Roboto" w:hAnsi="Roboto"/>
          <w:b/>
          <w:bCs/>
          <w:color w:val="EE0000"/>
          <w:sz w:val="23"/>
          <w:szCs w:val="23"/>
          <w:highlight w:val="yellow"/>
        </w:rPr>
      </w:pPr>
      <w:r>
        <w:rPr>
          <w:rFonts w:ascii="Roboto" w:hAnsi="Roboto"/>
          <w:b/>
          <w:bCs/>
          <w:sz w:val="23"/>
          <w:szCs w:val="23"/>
          <w:highlight w:val="yellow"/>
          <w:rPrChange w:id="11" w:author="Danielle Pinheiro" w:date="2026-07-24T12:33:00Z" w16du:dateUtc="2026-07-24T15:33:00Z">
            <w:rPr>
              <w:rFonts w:ascii="Roboto" w:hAnsi="Roboto"/>
              <w:b/>
              <w:bCs/>
              <w:sz w:val="23"/>
              <w:szCs w:val="23"/>
            </w:rPr>
          </w:rPrChange>
        </w:rPr>
        <w:t>{NOME_CLIENTE}</w:t>
      </w:r>
      <w:r>
        <w:rPr>
          <w:rFonts w:ascii="Roboto" w:hAnsi="Roboto"/>
          <w:b/>
          <w:bCs/>
          <w:sz w:val="23"/>
          <w:szCs w:val="23"/>
        </w:rPr>
        <w:t>,</w:t>
      </w:r>
      <w:r>
        <w:rPr>
          <w:rFonts w:ascii="Roboto" w:hAnsi="Roboto"/>
          <w:sz w:val="23"/>
          <w:szCs w:val="23"/>
        </w:rPr>
        <w:t xml:space="preserve"> {NACIONALIDADE}, {ESTADO_CIVIL}, {PROFISSAO}</w:t>
      </w:r>
      <w:r>
        <w:rPr>
          <w:rFonts w:ascii="Roboto" w:hAnsi="Roboto"/>
          <w:sz w:val="23"/>
          <w:szCs w:val="23"/>
        </w:rPr>
        <w:t/>
      </w:r>
      <w:r>
        <w:rPr>
          <w:rFonts w:ascii="Roboto" w:hAnsi="Roboto"/>
          <w:sz w:val="23"/>
          <w:szCs w:val="23"/>
        </w:rPr>
        <w:t/>
      </w:r>
      <w:r>
        <w:rPr>
          <w:rFonts w:ascii="Roboto" w:hAnsi="Roboto"/>
          <w:sz w:val="23"/>
          <w:szCs w:val="23"/>
        </w:rPr>
        <w:t/>
      </w:r>
      <w:r>
        <w:rPr>
          <w:rFonts w:ascii="Roboto" w:hAnsi="Roboto"/>
          <w:sz w:val="23"/>
          <w:szCs w:val="23"/>
        </w:rPr>
        <w:t xml:space="preserve"/>
      </w:r>
      <w:r>
        <w:rPr>
          <w:rFonts w:ascii="Roboto" w:hAnsi="Roboto"/>
          <w:sz w:val="23"/>
          <w:szCs w:val="23"/>
          <w:highlight w:val="yellow"/>
          <w:rPrChange w:id="12" w:author="Danielle Pinheiro" w:date="2026-07-24T12:33:00Z" w16du:dateUtc="2026-07-24T15:33:00Z">
            <w:rPr>
              <w:rFonts w:ascii="Roboto" w:hAnsi="Roboto"/>
              <w:sz w:val="23"/>
              <w:szCs w:val="23"/>
            </w:rPr>
          </w:rPrChange>
        </w:rPr>
        <w:t/>
      </w:r>
      <w:r>
        <w:rPr>
          <w:rFonts w:ascii="Roboto" w:hAnsi="Roboto"/>
          <w:sz w:val="23"/>
          <w:szCs w:val="23"/>
        </w:rPr>
        <w:t xml:space="preserve">, residente e domiciliado em {ENDERECO_COMPLETO}. 801, Caminho das Árvores</w:t>
      </w:r>
      <w:r>
        <w:rPr>
          <w:rFonts w:ascii="Roboto" w:hAnsi="Roboto"/>
          <w:sz w:val="23"/>
          <w:szCs w:val="23"/>
          <w:highlight w:val="yellow"/>
          <w:rPrChange w:id="13" w:author="Danielle Pinheiro" w:date="2026-07-24T12:33:00Z" w16du:dateUtc="2026-07-24T15:33:00Z">
            <w:rPr>
              <w:rFonts w:ascii="Roboto" w:hAnsi="Roboto"/>
              <w:sz w:val="23"/>
              <w:szCs w:val="23"/>
            </w:rPr>
          </w:rPrChange>
        </w:rPr>
        <w:t xml:space="preserve"/>
      </w:r>
      <w:proofErr w:type="spellStart"/>
      <w:r>
        <w:rPr>
          <w:rFonts w:ascii="Roboto" w:hAnsi="Roboto"/>
          <w:sz w:val="23"/>
          <w:szCs w:val="23"/>
          <w:highlight w:val="yellow"/>
          <w:rPrChange w:id="14" w:author="Danielle Pinheiro" w:date="2026-07-24T12:33:00Z" w16du:dateUtc="2026-07-24T15:33:00Z">
            <w:rPr>
              <w:rFonts w:ascii="Roboto" w:hAnsi="Roboto"/>
              <w:sz w:val="23"/>
              <w:szCs w:val="23"/>
            </w:rPr>
          </w:rPrChange>
        </w:rPr>
        <w:t/>
      </w:r>
      <w:proofErr w:type="spellEnd"/>
      <w:r>
        <w:rPr>
          <w:rFonts w:ascii="Roboto" w:hAnsi="Roboto"/>
          <w:sz w:val="23"/>
          <w:szCs w:val="23"/>
          <w:highlight w:val="yellow"/>
          <w:rPrChange w:id="15" w:author="Danielle Pinheiro" w:date="2026-07-24T12:33:00Z" w16du:dateUtc="2026-07-24T15:33:00Z">
            <w:rPr>
              <w:rFonts w:ascii="Roboto" w:hAnsi="Roboto"/>
              <w:sz w:val="23"/>
              <w:szCs w:val="23"/>
            </w:rPr>
          </w:rPrChange>
        </w:rPr>
        <w:t/>
      </w:r>
      <w:r>
        <w:rPr>
          <w:rFonts w:ascii="Roboto" w:hAnsi="Roboto"/>
          <w:sz w:val="23"/>
          <w:szCs w:val="23"/>
          <w:highlight w:val="yellow"/>
          <w:rPrChange w:id="16" w:author="Danielle Pinheiro" w:date="2026-07-24T12:33:00Z" w16du:dateUtc="2026-07-24T15:33:00Z">
            <w:rPr>
              <w:rFonts w:ascii="Roboto" w:hAnsi="Roboto"/>
              <w:sz w:val="23"/>
              <w:szCs w:val="23"/>
            </w:rPr>
          </w:rPrChange>
        </w:rPr>
        <w:t>, Salvador, Bahia, CEP 4</w:t>
      </w:r>
      <w:r>
        <w:rPr>
          <w:rFonts w:ascii="Roboto" w:hAnsi="Roboto"/>
          <w:sz w:val="23"/>
          <w:szCs w:val="23"/>
          <w:highlight w:val="yellow"/>
          <w:rPrChange w:id="17" w:author="Danielle Pinheiro" w:date="2026-07-24T12:33:00Z" w16du:dateUtc="2026-07-24T15:33:00Z">
            <w:rPr>
              <w:rFonts w:ascii="Roboto" w:hAnsi="Roboto"/>
              <w:sz w:val="23"/>
              <w:szCs w:val="23"/>
            </w:rPr>
          </w:rPrChange>
        </w:rPr>
        <w:t>1820-700</w:t>
      </w:r>
      <w:r>
        <w:rPr>
          <w:rFonts w:ascii="Roboto" w:hAnsi="Roboto" w:cs="Arial"/>
          <w:sz w:val="23"/>
          <w:szCs w:val="23"/>
        </w:rPr>
        <w:t xml:space="preserve">, </w:t>
      </w:r>
      <w:r>
        <w:rPr>
          <w:rFonts w:ascii="Roboto" w:hAnsi="Roboto" w:cs="Arial"/>
          <w:sz w:val="23"/>
          <w:szCs w:val="23"/>
        </w:rPr>
        <w:t xml:space="preserve">vem, através de seus advogados, </w:t>
      </w:r>
      <w:r>
        <w:rPr>
          <w:rFonts w:ascii="Roboto" w:hAnsi="Roboto" w:cs="Arial"/>
          <w:sz w:val="23"/>
          <w:szCs w:val="23"/>
        </w:rPr>
        <w:t>constituídos mediante instrumento de mandato em anexo (</w:t>
      </w:r>
      <w:r>
        <w:rPr>
          <w:rFonts w:ascii="Roboto" w:hAnsi="Roboto" w:cs="Arial"/>
          <w:b/>
          <w:bCs/>
          <w:sz w:val="23"/>
          <w:szCs w:val="23"/>
        </w:rPr>
        <w:t>DOC. 01</w:t>
      </w:r>
      <w:r>
        <w:rPr>
          <w:rFonts w:ascii="Roboto" w:hAnsi="Roboto" w:cs="Arial"/>
          <w:sz w:val="23"/>
          <w:szCs w:val="23"/>
        </w:rPr>
        <w:t>) e com endereço profissional n</w:t>
      </w:r>
      <w:r>
        <w:rPr>
          <w:rFonts w:ascii="Roboto" w:hAnsi="Roboto" w:cs="Arial"/>
          <w:sz w:val="23"/>
          <w:szCs w:val="23"/>
        </w:rPr>
        <w:t>o rodapé desta página,</w:t>
      </w:r>
      <w:r>
        <w:rPr>
          <w:rFonts w:ascii="Roboto" w:hAnsi="Roboto" w:cs="Arial"/>
          <w:sz w:val="23"/>
          <w:szCs w:val="23"/>
        </w:rPr>
        <w:t xml:space="preserve"> propor</w:t>
      </w:r>
    </w:p>
    <w:p w14:paraId="58FC0A5A" w14:textId="77777777">
      <w:pPr>
        <w:widowControl w:val="0"/>
        <w:spacing w:line="276" w:lineRule="auto"/>
        <w:jc w:val="both"/>
        <w:rPr>
          <w:rFonts w:ascii="Roboto" w:hAnsi="Roboto" w:cs="Arial"/>
          <w:sz w:val="23"/>
          <w:szCs w:val="23"/>
        </w:rPr>
      </w:pPr>
    </w:p>
    <w:p w14:paraId="24F2399D" w14:textId="77777777">
      <w:pPr>
        <w:widowControl w:val="0"/>
        <w:spacing w:line="276" w:lineRule="auto"/>
        <w:ind w:firstLine="0"/>
        <w:jc w:val="center"/>
        <w:rPr>
          <w:rFonts w:ascii="Roboto" w:hAnsi="Roboto" w:cs="Arial"/>
          <w:b/>
          <w:bCs/>
          <w:sz w:val="23"/>
          <w:szCs w:val="23"/>
          <w:u w:val="single"/>
        </w:rPr>
      </w:pPr>
      <w:r>
        <w:rPr>
          <w:rFonts w:ascii="Roboto" w:hAnsi="Roboto" w:cs="Arial"/>
          <w:b/>
          <w:bCs/>
          <w:sz w:val="23"/>
          <w:szCs w:val="23"/>
          <w:u w:val="single"/>
        </w:rPr>
        <w:t>AÇÃO DE REPETIÇÃO DE INDÉBITO</w:t>
      </w:r>
    </w:p>
    <w:p w14:paraId="139C1B38" w14:textId="77777777">
      <w:pPr>
        <w:widowControl w:val="0"/>
        <w:spacing w:line="276" w:lineRule="auto"/>
        <w:jc w:val="both"/>
        <w:rPr>
          <w:rFonts w:ascii="Roboto" w:hAnsi="Roboto" w:cs="Arial"/>
          <w:b/>
          <w:bCs/>
          <w:sz w:val="23"/>
          <w:szCs w:val="23"/>
        </w:rPr>
      </w:pPr>
    </w:p>
    <w:p w14:paraId="5EF9CA03" w14:textId="29D6A7AB">
      <w:pPr>
        <w:widowControl w:val="0"/>
        <w:spacing w:line="276" w:lineRule="auto"/>
        <w:ind w:firstLine="0"/>
        <w:jc w:val="both"/>
        <w:rPr>
          <w:rFonts w:ascii="Roboto" w:hAnsi="Roboto" w:cs="Arial"/>
          <w:sz w:val="23"/>
          <w:szCs w:val="23"/>
        </w:rPr>
      </w:pPr>
      <w:r>
        <w:rPr>
          <w:rFonts w:ascii="Roboto" w:hAnsi="Roboto" w:cs="Arial"/>
          <w:sz w:val="23"/>
          <w:szCs w:val="23"/>
        </w:rPr>
        <w:t xml:space="preserve">em face da </w:t>
      </w:r>
      <w:r>
        <w:rPr>
          <w:rFonts w:ascii="Roboto" w:hAnsi="Roboto" w:cs="Arial"/>
          <w:b/>
          <w:bCs/>
          <w:sz w:val="23"/>
          <w:szCs w:val="23"/>
        </w:rPr>
        <w:t>UNIÃO</w:t>
      </w:r>
      <w:r>
        <w:rPr>
          <w:rFonts w:ascii="Roboto" w:hAnsi="Roboto" w:cs="Arial"/>
          <w:sz w:val="23"/>
          <w:szCs w:val="23"/>
        </w:rPr>
        <w:t xml:space="preserve">, pessoa jurídica de direito público, a ser representada por sua Nobre Procuradoria da Fazenda Nacional, com </w:t>
      </w:r>
      <w:r>
        <w:rPr>
          <w:rFonts w:ascii="Roboto" w:hAnsi="Roboto" w:cs="Arial"/>
          <w:sz w:val="23"/>
          <w:szCs w:val="23"/>
        </w:rPr>
        <w:t xml:space="preserve">endereço </w:t>
      </w:r>
      <w:r>
        <w:rPr>
          <w:rFonts w:ascii="Roboto" w:hAnsi="Roboto" w:cs="Arial"/>
          <w:color w:val="000000" w:themeColor="text1"/>
          <w:sz w:val="23"/>
          <w:szCs w:val="23"/>
        </w:rPr>
        <w:t>Av</w:t>
      </w:r>
      <w:r>
        <w:rPr>
          <w:rFonts w:ascii="Roboto" w:hAnsi="Roboto" w:cs="Arial"/>
          <w:b/>
          <w:bCs/>
          <w:color w:val="000000" w:themeColor="text1"/>
          <w:sz w:val="23"/>
          <w:szCs w:val="23"/>
        </w:rPr>
        <w:t>.</w:t>
      </w:r>
      <w:r>
        <w:rPr>
          <w:rFonts w:ascii="Roboto" w:hAnsi="Roboto" w:cs="Arial"/>
          <w:color w:val="000000" w:themeColor="text1"/>
          <w:sz w:val="23"/>
          <w:szCs w:val="23"/>
        </w:rPr>
        <w:t xml:space="preserve"> Araújo Pinho, 91 - Canela, Salvador - BA, 40110-150</w:t>
      </w:r>
      <w:r>
        <w:rPr>
          <w:rFonts w:ascii="Roboto" w:hAnsi="Roboto" w:cs="Arial"/>
          <w:color w:val="000000" w:themeColor="text1"/>
          <w:sz w:val="23"/>
          <w:szCs w:val="23"/>
        </w:rPr>
        <w:t xml:space="preserve"> pelas razões de fato e de direito a seguir aduzidas.</w:t>
      </w:r>
    </w:p>
    <w:p w14:paraId="7EBCEA8D" w14:textId="6F228F34">
      <w:pPr>
        <w:widowControl w:val="0"/>
        <w:spacing w:line="276" w:lineRule="auto"/>
        <w:ind w:right="-285"/>
        <w:jc w:val="both"/>
        <w:rPr>
          <w:rFonts w:ascii="Roboto" w:hAnsi="Roboto"/>
          <w:sz w:val="23"/>
          <w:szCs w:val="23"/>
          <w:rPrChange w:id="18" w:author="Luiz Fernando Garcia Landeiro" w:date="2026-01-16T16:45:00Z" w16du:dateUtc="2026-01-16T19:45:00Z">
            <w:rPr/>
          </w:rPrChange>
        </w:rPr>
      </w:pPr>
      <w:r>
        <w:rPr>
          <w:rFonts w:ascii="Roboto" w:eastAsia="Roboto" w:hAnsi="Roboto" w:cs="Roboto"/>
          <w:sz w:val="23"/>
          <w:szCs w:val="23"/>
        </w:rPr>
        <w:t xml:space="preserve"> </w:t>
      </w:r>
    </w:p>
    <w:tbl>
      <w:tblPr>
        <w:tblStyle w:val="Tabelacomgrade"/>
        <w:tblW w:w="0" w:type="auto"/>
        <w:tblLayout w:type="fixed"/>
        <w:tblLook w:val="06A0" w:firstRow="1" w:lastRow="0" w:firstColumn="1" w:lastColumn="0" w:noHBand="1" w:noVBand="1"/>
      </w:tblPr>
      <w:tblGrid>
        <w:gridCol w:w="8895"/>
      </w:tblGrid>
      <w:tr w14:paraId="4F61F1F7" w14:textId="77777777">
        <w:trPr>
          <w:trHeight w:val="300"/>
        </w:trPr>
        <w:tc>
          <w:tcPr>
            <w:tcW w:w="88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E3662D" w14:textId="6E8356EA">
            <w:pPr>
              <w:widowControl w:val="0"/>
              <w:spacing w:line="276" w:lineRule="auto"/>
              <w:ind w:right="-285" w:firstLine="0"/>
              <w:jc w:val="both"/>
              <w:rPr>
                <w:rFonts w:ascii="Roboto" w:eastAsia="Roboto" w:hAnsi="Roboto" w:cs="Roboto"/>
                <w:b/>
                <w:bCs/>
                <w:sz w:val="22"/>
                <w:u w:val="single"/>
                <w:rPrChange w:id="19" w:author="Luiz Fernando Garcia Landeiro" w:date="2026-01-16T16:47:00Z" w16du:dateUtc="2026-01-16T19:47:00Z">
                  <w:rPr>
                    <w:rFonts w:ascii="Roboto" w:eastAsia="Roboto" w:hAnsi="Roboto" w:cs="Roboto"/>
                    <w:b/>
                    <w:bCs/>
                    <w:sz w:val="23"/>
                    <w:szCs w:val="23"/>
                    <w:u w:val="single"/>
                  </w:rPr>
                </w:rPrChange>
              </w:rPr>
              <w:pPrChange w:id="20" w:author="Luiz Fernando Garcia Landeiro" w:date="2026-01-16T16:46:00Z" w16du:dateUtc="2026-01-16T19:46:00Z">
                <w:pPr>
                  <w:spacing w:line="276" w:lineRule="auto"/>
                  <w:ind w:right="-285" w:firstLine="0"/>
                  <w:jc w:val="center"/>
                </w:pPr>
              </w:pPrChange>
            </w:pPr>
            <w:r>
              <w:rPr>
                <w:rFonts w:ascii="Roboto" w:eastAsia="Roboto" w:hAnsi="Roboto" w:cs="Roboto"/>
                <w:b/>
                <w:bCs/>
                <w:sz w:val="22"/>
                <w:u w:val="single"/>
                <w:rPrChange w:id="21" w:author="Luiz Fernando Garcia Landeiro" w:date="2026-01-16T16:47:00Z" w16du:dateUtc="2026-01-16T19:47:00Z">
                  <w:rPr>
                    <w:rFonts w:ascii="Roboto" w:eastAsia="Roboto" w:hAnsi="Roboto" w:cs="Roboto"/>
                    <w:b/>
                    <w:bCs/>
                    <w:sz w:val="23"/>
                    <w:szCs w:val="23"/>
                    <w:u w:val="single"/>
                  </w:rPr>
                </w:rPrChange>
              </w:rPr>
              <w:t xml:space="preserve">PREÂMBULO </w:t>
            </w:r>
          </w:p>
          <w:p w14:paraId="135CBA5A" w14:textId="7765147A">
            <w:pPr>
              <w:widowControl w:val="0"/>
              <w:spacing w:line="276" w:lineRule="auto"/>
              <w:ind w:right="-285"/>
              <w:jc w:val="both"/>
              <w:rPr>
                <w:rFonts w:ascii="Roboto" w:eastAsia="Roboto" w:hAnsi="Roboto" w:cs="Roboto"/>
                <w:sz w:val="22"/>
                <w:rPrChange w:id="22" w:author="Luiz Fernando Garcia Landeiro" w:date="2026-01-16T16:47:00Z" w16du:dateUtc="2026-01-16T19:47:00Z">
                  <w:rPr>
                    <w:rFonts w:ascii="Roboto" w:eastAsia="Roboto" w:hAnsi="Roboto" w:cs="Roboto"/>
                    <w:sz w:val="23"/>
                    <w:szCs w:val="23"/>
                  </w:rPr>
                </w:rPrChange>
              </w:rPr>
              <w:pPrChange w:id="23" w:author="Luiz Fernando Garcia Landeiro" w:date="2026-01-16T16:46:00Z" w16du:dateUtc="2026-01-16T19:46:00Z">
                <w:pPr>
                  <w:spacing w:line="276" w:lineRule="auto"/>
                  <w:ind w:right="-285"/>
                </w:pPr>
              </w:pPrChange>
            </w:pPr>
            <w:del w:id="24" w:author="Office 01" w:date="2026-01-12T11:29:00Z" w16du:dateUtc="2026-01-12T14:29:00Z">
              <w:r>
                <w:rPr>
                  <w:rFonts w:ascii="Roboto" w:eastAsia="Roboto" w:hAnsi="Roboto" w:cs="Roboto"/>
                  <w:b/>
                  <w:bCs/>
                  <w:sz w:val="22"/>
                  <w:rPrChange w:id="25" w:author="Luiz Fernando Garcia Landeiro" w:date="2026-01-16T16:47:00Z" w16du:dateUtc="2026-01-16T19:47:00Z">
                    <w:rPr>
                      <w:rFonts w:ascii="Roboto" w:eastAsia="Roboto" w:hAnsi="Roboto" w:cs="Roboto"/>
                      <w:b/>
                      <w:bCs/>
                      <w:sz w:val="23"/>
                      <w:szCs w:val="23"/>
                    </w:rPr>
                  </w:rPrChange>
                </w:rPr>
                <w:delText xml:space="preserve"> </w:delText>
              </w:r>
              <w:r>
                <w:rPr>
                  <w:rFonts w:ascii="Roboto" w:eastAsia="Roboto" w:hAnsi="Roboto" w:cs="Roboto"/>
                  <w:sz w:val="22"/>
                  <w:rPrChange w:id="26" w:author="Luiz Fernando Garcia Landeiro" w:date="2026-01-16T16:47:00Z" w16du:dateUtc="2026-01-16T19:47:00Z">
                    <w:rPr>
                      <w:rFonts w:ascii="Roboto" w:eastAsia="Roboto" w:hAnsi="Roboto" w:cs="Roboto"/>
                      <w:sz w:val="23"/>
                      <w:szCs w:val="23"/>
                    </w:rPr>
                  </w:rPrChange>
                </w:rPr>
                <w:delText xml:space="preserve"> </w:delText>
              </w:r>
            </w:del>
          </w:p>
          <w:p w14:paraId="3B5231AF" w14:textId="5E20BF5F">
            <w:pPr>
              <w:widowControl w:val="0"/>
              <w:spacing w:line="276" w:lineRule="auto"/>
              <w:ind w:right="-285" w:firstLine="0"/>
              <w:jc w:val="both"/>
              <w:rPr>
                <w:rFonts w:ascii="Roboto" w:eastAsia="Roboto" w:hAnsi="Roboto" w:cs="Roboto"/>
                <w:b/>
                <w:bCs/>
                <w:sz w:val="22"/>
                <w:u w:val="single"/>
                <w:rPrChange w:id="27" w:author="Luiz Fernando Garcia Landeiro" w:date="2026-01-16T16:47:00Z" w16du:dateUtc="2026-01-16T19:47:00Z">
                  <w:rPr>
                    <w:rFonts w:ascii="Roboto" w:eastAsia="Roboto" w:hAnsi="Roboto" w:cs="Roboto"/>
                    <w:b/>
                    <w:bCs/>
                    <w:sz w:val="23"/>
                    <w:szCs w:val="23"/>
                    <w:u w:val="single"/>
                  </w:rPr>
                </w:rPrChange>
              </w:rPr>
              <w:pPrChange w:id="28" w:author="Luiz Fernando Garcia Landeiro" w:date="2026-01-16T16:46:00Z" w16du:dateUtc="2026-01-16T19:46:00Z">
                <w:pPr>
                  <w:spacing w:line="276" w:lineRule="auto"/>
                  <w:ind w:right="-285" w:firstLine="0"/>
                </w:pPr>
              </w:pPrChange>
            </w:pPr>
            <w:r>
              <w:rPr>
                <w:rFonts w:ascii="Roboto" w:eastAsia="Roboto" w:hAnsi="Roboto" w:cs="Roboto"/>
                <w:b/>
                <w:bCs/>
                <w:sz w:val="22"/>
                <w:u w:val="single"/>
                <w:rPrChange w:id="29" w:author="Luiz Fernando Garcia Landeiro" w:date="2026-01-16T16:47:00Z" w16du:dateUtc="2026-01-16T19:47:00Z">
                  <w:rPr>
                    <w:rFonts w:ascii="Roboto" w:eastAsia="Roboto" w:hAnsi="Roboto" w:cs="Roboto"/>
                    <w:b/>
                    <w:bCs/>
                    <w:sz w:val="23"/>
                    <w:szCs w:val="23"/>
                    <w:u w:val="single"/>
                  </w:rPr>
                </w:rPrChange>
              </w:rPr>
              <w:t xml:space="preserve">RELAÇÃO </w:t>
            </w:r>
            <w:r>
              <w:rPr>
                <w:rFonts w:ascii="Roboto" w:eastAsia="Roboto" w:hAnsi="Roboto" w:cs="Roboto"/>
                <w:b/>
                <w:bCs/>
                <w:sz w:val="22"/>
                <w:u w:val="single"/>
                <w:rPrChange w:id="30" w:author="Luiz Fernando Garcia Landeiro" w:date="2026-01-16T16:47:00Z" w16du:dateUtc="2026-01-16T19:47:00Z">
                  <w:rPr>
                    <w:rFonts w:ascii="Roboto" w:eastAsia="Roboto" w:hAnsi="Roboto" w:cs="Roboto"/>
                    <w:b/>
                    <w:bCs/>
                    <w:sz w:val="23"/>
                    <w:szCs w:val="23"/>
                    <w:u w:val="single"/>
                  </w:rPr>
                </w:rPrChange>
              </w:rPr>
              <w:t xml:space="preserve">TRIBUTÁRIA </w:t>
            </w:r>
          </w:p>
          <w:p w14:paraId="73381C0D" w14:textId="291B6E9A">
            <w:pPr>
              <w:widowControl w:val="0"/>
              <w:spacing w:line="276" w:lineRule="auto"/>
              <w:ind w:right="-285" w:firstLine="0"/>
              <w:jc w:val="both"/>
              <w:rPr>
                <w:rFonts w:ascii="Roboto" w:eastAsia="Roboto" w:hAnsi="Roboto" w:cs="Roboto"/>
                <w:b/>
                <w:bCs/>
                <w:sz w:val="22"/>
                <w:u w:val="single"/>
                <w:rPrChange w:id="31" w:author="Luiz Fernando Garcia Landeiro" w:date="2026-01-16T16:47:00Z" w16du:dateUtc="2026-01-16T19:47:00Z">
                  <w:rPr>
                    <w:rFonts w:ascii="Roboto" w:eastAsia="Roboto" w:hAnsi="Roboto" w:cs="Roboto"/>
                    <w:b/>
                    <w:bCs/>
                    <w:sz w:val="23"/>
                    <w:szCs w:val="23"/>
                    <w:u w:val="single"/>
                  </w:rPr>
                </w:rPrChange>
              </w:rPr>
              <w:pPrChange w:id="32" w:author="Luiz Fernando Garcia Landeiro" w:date="2026-01-16T16:46:00Z" w16du:dateUtc="2026-01-16T19:46:00Z">
                <w:pPr>
                  <w:spacing w:line="276" w:lineRule="auto"/>
                  <w:ind w:right="-285" w:firstLine="0"/>
                </w:pPr>
              </w:pPrChange>
            </w:pPr>
          </w:p>
          <w:p w14:paraId="24CCC20E" w14:textId="58851DB5">
            <w:pPr>
              <w:pStyle w:val="SemEspaamento"/>
              <w:widowControl w:val="0"/>
              <w:numPr>
                <w:ilvl w:val="0"/>
                <w:numId w:val="1"/>
              </w:numPr>
              <w:spacing w:line="276" w:lineRule="auto"/>
              <w:ind w:left="714" w:hanging="357"/>
              <w:jc w:val="both"/>
              <w:rPr>
                <w:rFonts w:ascii="Roboto" w:eastAsia="Roboto" w:hAnsi="Roboto" w:cs="Roboto"/>
                <w:b/>
                <w:bCs/>
                <w:rPrChange w:id="33" w:author="Luiz Fernando Garcia Landeiro" w:date="2026-01-16T16:47:00Z" w16du:dateUtc="2026-01-16T19:47:00Z">
                  <w:rPr>
                    <w:rFonts w:ascii="Roboto" w:eastAsia="Roboto" w:hAnsi="Roboto" w:cs="Roboto"/>
                    <w:b/>
                    <w:bCs/>
                    <w:sz w:val="23"/>
                    <w:szCs w:val="23"/>
                  </w:rPr>
                </w:rPrChange>
              </w:rPr>
              <w:pPrChange w:id="34" w:author="Luiz Fernando Garcia Landeiro" w:date="2026-01-16T16:47:00Z" w16du:dateUtc="2026-01-16T19:47:00Z">
                <w:pPr>
                  <w:pStyle w:val="SemEspaamento"/>
                  <w:numPr>
                    <w:numId w:val="1"/>
                  </w:numPr>
                  <w:ind w:left="720" w:hanging="360"/>
                </w:pPr>
              </w:pPrChange>
            </w:pPr>
            <w:r>
              <w:rPr>
                <w:rFonts w:ascii="Roboto" w:eastAsia="Roboto" w:hAnsi="Roboto" w:cs="Roboto"/>
                <w:rPrChange w:id="35" w:author="Luiz Fernando Garcia Landeiro" w:date="2026-01-16T16:47:00Z" w16du:dateUtc="2026-01-16T19:47:00Z">
                  <w:rPr>
                    <w:rFonts w:ascii="Roboto" w:eastAsia="Roboto" w:hAnsi="Roboto" w:cs="Roboto"/>
                    <w:sz w:val="23"/>
                    <w:szCs w:val="23"/>
                  </w:rPr>
                </w:rPrChange>
              </w:rPr>
              <w:t xml:space="preserve">Se refere ao </w:t>
            </w:r>
            <w:r>
              <w:rPr>
                <w:rFonts w:ascii="Roboto" w:eastAsia="Roboto" w:hAnsi="Roboto" w:cs="Roboto"/>
                <w:rPrChange w:id="36" w:author="Luiz Fernando Garcia Landeiro" w:date="2026-01-16T16:47:00Z" w16du:dateUtc="2026-01-16T19:47:00Z">
                  <w:rPr>
                    <w:rFonts w:ascii="Roboto" w:eastAsia="Roboto" w:hAnsi="Roboto" w:cs="Roboto"/>
                    <w:sz w:val="23"/>
                    <w:szCs w:val="23"/>
                  </w:rPr>
                </w:rPrChange>
              </w:rPr>
              <w:t xml:space="preserve">período </w:t>
            </w:r>
            <w:r>
              <w:rPr>
                <w:rFonts w:ascii="Roboto" w:eastAsia="Roboto" w:hAnsi="Roboto" w:cs="Roboto"/>
                <w:rPrChange w:id="37" w:author="Luiz Fernando Garcia Landeiro" w:date="2026-01-16T16:47:00Z" w16du:dateUtc="2026-01-16T19:47:00Z">
                  <w:rPr>
                    <w:rFonts w:ascii="Roboto" w:eastAsia="Roboto" w:hAnsi="Roboto" w:cs="Roboto"/>
                    <w:sz w:val="23"/>
                    <w:szCs w:val="23"/>
                  </w:rPr>
                </w:rPrChange>
              </w:rPr>
              <w:t>relativo às</w:t>
            </w:r>
            <w:r>
              <w:rPr>
                <w:rFonts w:ascii="Roboto" w:eastAsia="Roboto" w:hAnsi="Roboto" w:cs="Roboto"/>
                <w:rPrChange w:id="38" w:author="Luiz Fernando Garcia Landeiro" w:date="2026-01-16T16:47:00Z" w16du:dateUtc="2026-01-16T19:47:00Z">
                  <w:rPr>
                    <w:rFonts w:ascii="Roboto" w:eastAsia="Roboto" w:hAnsi="Roboto" w:cs="Roboto"/>
                    <w:sz w:val="23"/>
                    <w:szCs w:val="23"/>
                  </w:rPr>
                </w:rPrChange>
              </w:rPr>
              <w:t xml:space="preserve"> </w:t>
            </w:r>
            <w:r>
              <w:rPr>
                <w:rFonts w:ascii="Roboto" w:eastAsia="Roboto" w:hAnsi="Roboto" w:cs="Roboto"/>
                <w:rPrChange w:id="39" w:author="Luiz Fernando Garcia Landeiro" w:date="2026-01-16T16:47:00Z" w16du:dateUtc="2026-01-16T19:47:00Z">
                  <w:rPr>
                    <w:rFonts w:ascii="Roboto" w:eastAsia="Roboto" w:hAnsi="Roboto" w:cs="Roboto"/>
                    <w:sz w:val="23"/>
                    <w:szCs w:val="23"/>
                  </w:rPr>
                </w:rPrChange>
              </w:rPr>
              <w:t xml:space="preserve">DIRPF/2020 </w:t>
            </w:r>
            <w:r>
              <w:rPr>
                <w:rFonts w:ascii="Roboto" w:eastAsia="Roboto" w:hAnsi="Roboto" w:cs="Roboto"/>
                <w:rPrChange w:id="40" w:author="Luiz Fernando Garcia Landeiro" w:date="2026-01-16T16:47:00Z" w16du:dateUtc="2026-01-16T19:47:00Z">
                  <w:rPr>
                    <w:rFonts w:ascii="Roboto" w:eastAsia="Roboto" w:hAnsi="Roboto" w:cs="Roboto"/>
                    <w:sz w:val="23"/>
                    <w:szCs w:val="23"/>
                  </w:rPr>
                </w:rPrChange>
              </w:rPr>
              <w:t>em diante</w:t>
            </w:r>
            <w:r>
              <w:rPr>
                <w:rFonts w:ascii="Roboto" w:eastAsia="Roboto" w:hAnsi="Roboto" w:cs="Roboto"/>
                <w:rPrChange w:id="41" w:author="Luiz Fernando Garcia Landeiro" w:date="2026-01-16T16:47:00Z" w16du:dateUtc="2026-01-16T19:47:00Z">
                  <w:rPr>
                    <w:rFonts w:ascii="Roboto" w:eastAsia="Roboto" w:hAnsi="Roboto" w:cs="Roboto"/>
                    <w:sz w:val="23"/>
                    <w:szCs w:val="23"/>
                  </w:rPr>
                </w:rPrChange>
              </w:rPr>
              <w:t>,</w:t>
            </w:r>
            <w:r>
              <w:rPr>
                <w:rFonts w:ascii="Roboto" w:eastAsia="Roboto" w:hAnsi="Roboto" w:cs="Roboto"/>
                <w:rPrChange w:id="42" w:author="Luiz Fernando Garcia Landeiro" w:date="2026-01-16T16:47:00Z" w16du:dateUtc="2026-01-16T19:47:00Z">
                  <w:rPr>
                    <w:rFonts w:ascii="Roboto" w:eastAsia="Roboto" w:hAnsi="Roboto" w:cs="Roboto"/>
                    <w:sz w:val="23"/>
                    <w:szCs w:val="23"/>
                  </w:rPr>
                </w:rPrChange>
              </w:rPr>
              <w:t xml:space="preserve"> vide </w:t>
            </w:r>
            <w:r>
              <w:rPr>
                <w:rFonts w:ascii="Roboto" w:eastAsia="Roboto" w:hAnsi="Roboto" w:cs="Roboto"/>
                <w:rPrChange w:id="43" w:author="Luiz Fernando Garcia Landeiro" w:date="2026-01-16T16:47:00Z" w16du:dateUtc="2026-01-16T19:47:00Z">
                  <w:rPr>
                    <w:rFonts w:ascii="Roboto" w:eastAsia="Roboto" w:hAnsi="Roboto" w:cs="Roboto"/>
                    <w:sz w:val="23"/>
                    <w:szCs w:val="23"/>
                  </w:rPr>
                </w:rPrChange>
              </w:rPr>
              <w:t>declarações juntadas</w:t>
            </w:r>
            <w:r>
              <w:rPr>
                <w:rFonts w:ascii="Roboto" w:eastAsia="Roboto" w:hAnsi="Roboto" w:cs="Roboto"/>
                <w:rPrChange w:id="44" w:author="Luiz Fernando Garcia Landeiro" w:date="2026-01-16T16:47:00Z" w16du:dateUtc="2026-01-16T19:47:00Z">
                  <w:rPr>
                    <w:rFonts w:ascii="Roboto" w:eastAsia="Roboto" w:hAnsi="Roboto" w:cs="Roboto"/>
                    <w:sz w:val="23"/>
                    <w:szCs w:val="23"/>
                  </w:rPr>
                </w:rPrChange>
              </w:rPr>
              <w:t xml:space="preserve"> - </w:t>
            </w:r>
            <w:r>
              <w:rPr>
                <w:rFonts w:ascii="Roboto" w:eastAsia="Roboto" w:hAnsi="Roboto" w:cs="Roboto"/>
                <w:b/>
                <w:bCs/>
                <w:rPrChange w:id="45" w:author="Luiz Fernando Garcia Landeiro" w:date="2026-01-16T16:47:00Z" w16du:dateUtc="2026-01-16T19:47:00Z">
                  <w:rPr>
                    <w:rFonts w:ascii="Roboto" w:eastAsia="Roboto" w:hAnsi="Roboto" w:cs="Roboto"/>
                    <w:b/>
                    <w:bCs/>
                    <w:sz w:val="23"/>
                    <w:szCs w:val="23"/>
                  </w:rPr>
                </w:rPrChange>
              </w:rPr>
              <w:t xml:space="preserve">DOC. </w:t>
            </w:r>
            <w:del w:id="46" w:author="Marília Saraiva" w:date="2026-01-19T14:00:00Z" w16du:dateUtc="2026-01-19T17:00:00Z">
              <w:r>
                <w:rPr>
                  <w:rFonts w:ascii="Roboto" w:eastAsia="Roboto" w:hAnsi="Roboto" w:cs="Roboto"/>
                  <w:b/>
                  <w:bCs/>
                  <w:rPrChange w:id="47" w:author="Luiz Fernando Garcia Landeiro" w:date="2026-01-16T16:47:00Z" w16du:dateUtc="2026-01-16T19:47:00Z">
                    <w:rPr>
                      <w:rFonts w:ascii="Roboto" w:eastAsia="Roboto" w:hAnsi="Roboto" w:cs="Roboto"/>
                      <w:b/>
                      <w:bCs/>
                      <w:sz w:val="23"/>
                      <w:szCs w:val="23"/>
                    </w:rPr>
                  </w:rPrChange>
                </w:rPr>
                <w:delText>0</w:delText>
              </w:r>
              <w:r>
                <w:rPr>
                  <w:rFonts w:ascii="Roboto" w:eastAsia="Roboto" w:hAnsi="Roboto" w:cs="Roboto"/>
                  <w:b/>
                  <w:bCs/>
                  <w:rPrChange w:id="48" w:author="Luiz Fernando Garcia Landeiro" w:date="2026-01-16T16:47:00Z" w16du:dateUtc="2026-01-16T19:47:00Z">
                    <w:rPr>
                      <w:rFonts w:ascii="Roboto" w:eastAsia="Roboto" w:hAnsi="Roboto" w:cs="Roboto"/>
                      <w:b/>
                      <w:bCs/>
                      <w:sz w:val="23"/>
                      <w:szCs w:val="23"/>
                    </w:rPr>
                  </w:rPrChange>
                </w:rPr>
                <w:delText>6</w:delText>
              </w:r>
            </w:del>
            <w:ins w:id="49" w:author="Marília Saraiva" w:date="2026-01-19T14:00:00Z" w16du:dateUtc="2026-01-19T17:00:00Z">
              <w:r>
                <w:rPr>
                  <w:rFonts w:ascii="Roboto" w:eastAsia="Roboto" w:hAnsi="Roboto" w:cs="Roboto"/>
                  <w:b/>
                  <w:bCs/>
                  <w:rPrChange w:id="50" w:author="Luiz Fernando Garcia Landeiro" w:date="2026-01-16T16:47:00Z" w16du:dateUtc="2026-01-16T19:47:00Z">
                    <w:rPr>
                      <w:rFonts w:ascii="Roboto" w:eastAsia="Roboto" w:hAnsi="Roboto" w:cs="Roboto"/>
                      <w:b/>
                      <w:bCs/>
                      <w:sz w:val="23"/>
                      <w:szCs w:val="23"/>
                    </w:rPr>
                  </w:rPrChange>
                </w:rPr>
                <w:t>0</w:t>
              </w:r>
              <w:r>
                <w:rPr>
                  <w:rFonts w:ascii="Roboto" w:eastAsia="Roboto" w:hAnsi="Roboto" w:cs="Roboto"/>
                  <w:b/>
                  <w:bCs/>
                </w:rPr>
                <w:t>7</w:t>
              </w:r>
            </w:ins>
            <w:r>
              <w:rPr>
                <w:rFonts w:ascii="Roboto" w:eastAsia="Roboto" w:hAnsi="Roboto" w:cs="Roboto"/>
                <w:rPrChange w:id="51" w:author="Luiz Fernando Garcia Landeiro" w:date="2026-01-16T16:47:00Z" w16du:dateUtc="2026-01-16T19:47:00Z">
                  <w:rPr>
                    <w:rFonts w:ascii="Roboto" w:eastAsia="Roboto" w:hAnsi="Roboto" w:cs="Roboto"/>
                    <w:sz w:val="23"/>
                    <w:szCs w:val="23"/>
                  </w:rPr>
                </w:rPrChange>
              </w:rPr>
              <w:t>.</w:t>
            </w:r>
          </w:p>
          <w:p w14:paraId="2517AAC4" w14:textId="0B3B281E">
            <w:pPr>
              <w:pStyle w:val="SemEspaamento"/>
              <w:widowControl w:val="0"/>
              <w:numPr>
                <w:ilvl w:val="0"/>
                <w:numId w:val="1"/>
              </w:numPr>
              <w:spacing w:line="276" w:lineRule="auto"/>
              <w:jc w:val="both"/>
              <w:rPr>
                <w:ins w:id="52" w:author="Ana Carvalho" w:date="2026-01-16T20:58:00Z" w16du:dateUtc="2026-01-16T20:58:18Z"/>
                <w:rFonts w:ascii="Roboto" w:hAnsi="Roboto" w:cs="Arial"/>
                <w:sz w:val="23"/>
                <w:szCs w:val="23"/>
                <w:rPrChange w:id="53" w:author="" w16du:dateUtc="2026-01-16T19:47:00Z">
                  <w:rPr>
                    <w:ins w:id="54" w:author="Ana Carvalho" w:date="2026-01-16T20:58:00Z" w16du:dateUtc="2026-01-16T20:58:18Z"/>
                    <w:rFonts w:ascii="Roboto" w:eastAsia="Roboto" w:hAnsi="Roboto" w:cs="Roboto"/>
                    <w:sz w:val="23"/>
                    <w:szCs w:val="23"/>
                  </w:rPr>
                </w:rPrChange>
              </w:rPr>
              <w:pPrChange w:id="55" w:author="Luiz Fernando Garcia Landeiro" w:date="2026-01-16T16:46:00Z" w16du:dateUtc="2026-01-16T19:46:00Z">
                <w:pPr>
                  <w:pStyle w:val="SemEspaamento"/>
                  <w:numPr>
                    <w:numId w:val="1"/>
                  </w:numPr>
                  <w:ind w:left="720" w:hanging="360"/>
                </w:pPr>
              </w:pPrChange>
            </w:pPr>
            <w:r>
              <w:rPr>
                <w:rFonts w:ascii="Roboto" w:eastAsia="Roboto" w:hAnsi="Roboto" w:cs="Roboto"/>
                <w:rPrChange w:id="56" w:author="Luiz Fernando Garcia Landeiro" w:date="2026-01-16T16:47:00Z">
                  <w:rPr>
                    <w:rFonts w:ascii="Roboto" w:eastAsia="Roboto" w:hAnsi="Roboto" w:cs="Roboto"/>
                    <w:sz w:val="23"/>
                    <w:szCs w:val="23"/>
                  </w:rPr>
                </w:rPrChange>
              </w:rPr>
              <w:t>Notas fiscais e demonstrativos de pagamento que preveem gastos relativos à instrução</w:t>
            </w:r>
            <w:r>
              <w:rPr>
                <w:rFonts w:ascii="Roboto" w:eastAsia="Roboto" w:hAnsi="Roboto" w:cs="Roboto"/>
                <w:rPrChange w:id="57" w:author="Luiz Fernando Garcia Landeiro" w:date="2026-01-16T16:47:00Z">
                  <w:rPr>
                    <w:rFonts w:ascii="Roboto" w:eastAsia="Roboto" w:hAnsi="Roboto" w:cs="Roboto"/>
                    <w:sz w:val="23"/>
                    <w:szCs w:val="23"/>
                  </w:rPr>
                </w:rPrChange>
              </w:rPr>
              <w:t xml:space="preserve"> de</w:t>
            </w:r>
            <w:ins w:id="58" w:author="Ana Carvalho" w:date="2026-01-16T20:57:00Z">
              <w:r>
                <w:rPr>
                  <w:rFonts w:ascii="Roboto" w:eastAsia="Roboto" w:hAnsi="Roboto" w:cs="Roboto"/>
                </w:rPr>
                <w:t xml:space="preserve"> seu dependente,</w:t>
              </w:r>
            </w:ins>
            <w:r>
              <w:rPr>
                <w:rFonts w:ascii="Roboto" w:eastAsia="Roboto" w:hAnsi="Roboto" w:cs="Roboto"/>
                <w:rPrChange w:id="59" w:author="Luiz Fernando Garcia Landeiro" w:date="2026-01-16T16:47:00Z">
                  <w:rPr>
                    <w:rFonts w:ascii="Roboto" w:eastAsia="Roboto" w:hAnsi="Roboto" w:cs="Roboto"/>
                    <w:sz w:val="23"/>
                    <w:szCs w:val="23"/>
                  </w:rPr>
                </w:rPrChange>
              </w:rPr>
              <w:t xml:space="preserve"> Rafael Bastos Moreira da Costa, pessoa com deficiência </w:t>
            </w:r>
            <w:r>
              <w:rPr>
                <w:rFonts w:ascii="Roboto" w:eastAsia="Roboto" w:hAnsi="Roboto" w:cs="Roboto"/>
                <w:rPrChange w:id="60" w:author="Luiz Fernando Garcia Landeiro" w:date="2026-01-16T16:47:00Z">
                  <w:rPr>
                    <w:rFonts w:ascii="Roboto" w:eastAsia="Roboto" w:hAnsi="Roboto" w:cs="Roboto"/>
                    <w:sz w:val="23"/>
                    <w:szCs w:val="23"/>
                  </w:rPr>
                </w:rPrChange>
              </w:rPr>
              <w:t xml:space="preserve">cognitiva </w:t>
            </w:r>
            <w:r>
              <w:rPr>
                <w:rFonts w:ascii="Roboto" w:eastAsia="Roboto" w:hAnsi="Roboto" w:cs="Roboto"/>
                <w:rPrChange w:id="61" w:author="Luiz Fernando Garcia Landeiro" w:date="2026-01-16T16:47:00Z">
                  <w:rPr>
                    <w:rFonts w:ascii="Roboto" w:eastAsia="Roboto" w:hAnsi="Roboto" w:cs="Roboto"/>
                    <w:sz w:val="23"/>
                    <w:szCs w:val="23"/>
                  </w:rPr>
                </w:rPrChange>
              </w:rPr>
              <w:t xml:space="preserve">– </w:t>
            </w:r>
            <w:r>
              <w:rPr>
                <w:rFonts w:ascii="Roboto" w:eastAsia="Roboto" w:hAnsi="Roboto" w:cs="Roboto"/>
                <w:b/>
                <w:bCs/>
                <w:rPrChange w:id="62" w:author="Luiz Fernando Garcia Landeiro" w:date="2026-01-16T16:47:00Z">
                  <w:rPr>
                    <w:rFonts w:ascii="Roboto" w:eastAsia="Roboto" w:hAnsi="Roboto" w:cs="Roboto"/>
                    <w:b/>
                    <w:bCs/>
                    <w:sz w:val="23"/>
                    <w:szCs w:val="23"/>
                  </w:rPr>
                </w:rPrChange>
              </w:rPr>
              <w:t>DOC.</w:t>
            </w:r>
            <w:r>
              <w:rPr>
                <w:rFonts w:ascii="Roboto" w:eastAsia="Roboto" w:hAnsi="Roboto" w:cs="Roboto"/>
                <w:b/>
                <w:bCs/>
                <w:rPrChange w:id="63" w:author="Luiz Fernando Garcia Landeiro" w:date="2026-01-16T16:47:00Z">
                  <w:rPr>
                    <w:rFonts w:ascii="Roboto" w:eastAsia="Roboto" w:hAnsi="Roboto" w:cs="Roboto"/>
                    <w:b/>
                    <w:bCs/>
                    <w:sz w:val="23"/>
                    <w:szCs w:val="23"/>
                  </w:rPr>
                </w:rPrChange>
              </w:rPr>
              <w:t xml:space="preserve"> 0</w:t>
            </w:r>
            <w:ins w:id="64" w:author="Ana Carvalho" w:date="2026-01-16T20:57:00Z">
              <w:del w:id="65" w:author="Marília Saraiva" w:date="2026-01-19T14:00:00Z" w16du:dateUtc="2026-01-19T17:00:00Z">
                <w:r>
                  <w:rPr>
                    <w:rFonts w:ascii="Roboto" w:eastAsia="Roboto" w:hAnsi="Roboto" w:cs="Roboto"/>
                    <w:b/>
                    <w:bCs/>
                  </w:rPr>
                  <w:delText>4</w:delText>
                </w:r>
              </w:del>
            </w:ins>
            <w:ins w:id="66" w:author="Marília Saraiva" w:date="2026-01-19T14:00:00Z" w16du:dateUtc="2026-01-19T17:00:00Z">
              <w:r>
                <w:rPr>
                  <w:rFonts w:ascii="Roboto" w:eastAsia="Roboto" w:hAnsi="Roboto" w:cs="Roboto"/>
                  <w:b/>
                  <w:bCs/>
                </w:rPr>
                <w:t>6</w:t>
              </w:r>
            </w:ins>
            <w:ins w:id="67" w:author="Ana Carvalho" w:date="2026-01-16T20:57:00Z">
              <w:r>
                <w:rPr>
                  <w:rFonts w:ascii="Roboto" w:eastAsia="Roboto" w:hAnsi="Roboto" w:cs="Roboto"/>
                  <w:b/>
                  <w:bCs/>
                </w:rPr>
                <w:t xml:space="preserve">, </w:t>
              </w:r>
            </w:ins>
          </w:p>
          <w:p w14:paraId="11906AA8" w14:textId="7B44095A">
            <w:pPr>
              <w:pStyle w:val="SemEspaamento"/>
              <w:widowControl w:val="0"/>
              <w:numPr>
                <w:ilvl w:val="0"/>
                <w:numId w:val="1"/>
              </w:numPr>
              <w:spacing w:line="276" w:lineRule="auto"/>
              <w:jc w:val="both"/>
              <w:rPr>
                <w:rFonts w:ascii="Roboto" w:hAnsi="Roboto" w:cs="Arial"/>
                <w:sz w:val="23"/>
                <w:szCs w:val="23"/>
                <w:rPrChange w:id="68" w:author="Luiz Fernando Garcia Landeiro" w:date="2026-01-16T16:47:00Z" w16du:dateUtc="2026-01-16T19:47:00Z">
                  <w:rPr>
                    <w:rFonts w:ascii="Roboto" w:eastAsia="Roboto" w:hAnsi="Roboto" w:cs="Roboto"/>
                    <w:sz w:val="23"/>
                    <w:szCs w:val="23"/>
                  </w:rPr>
                </w:rPrChange>
              </w:rPr>
            </w:pPr>
            <w:ins w:id="69" w:author="Ana Carvalho" w:date="2026-01-16T20:58:00Z">
              <w:r>
                <w:rPr>
                  <w:rFonts w:ascii="Roboto" w:eastAsia="Roboto" w:hAnsi="Roboto" w:cs="Roboto"/>
                  <w:b/>
                  <w:bCs/>
                </w:rPr>
                <w:t>L</w:t>
              </w:r>
            </w:ins>
            <w:ins w:id="70" w:author="Ana Carvalho" w:date="2026-01-16T20:59:00Z">
              <w:r>
                <w:rPr>
                  <w:rFonts w:ascii="Roboto" w:eastAsia="Roboto" w:hAnsi="Roboto" w:cs="Roboto"/>
                  <w:b/>
                  <w:bCs/>
                </w:rPr>
                <w:t>a</w:t>
              </w:r>
            </w:ins>
            <w:ins w:id="71" w:author="Ana Carvalho" w:date="2026-01-16T20:58:00Z">
              <w:r>
                <w:rPr>
                  <w:rFonts w:ascii="Roboto" w:eastAsia="Roboto" w:hAnsi="Roboto" w:cs="Roboto"/>
                  <w:b/>
                  <w:bCs/>
                </w:rPr>
                <w:t xml:space="preserve">udos médicos que atestam que o dependente é pessoa com </w:t>
              </w:r>
            </w:ins>
            <w:del w:id="72" w:author="Ana Carvalho" w:date="2026-01-16T20:58:00Z">
              <w:r>
                <w:rPr>
                  <w:rFonts w:ascii="Roboto" w:eastAsia="Roboto" w:hAnsi="Roboto" w:cs="Roboto"/>
                  <w:b/>
                  <w:bCs/>
                  <w:rPrChange w:id="73" w:author="Luiz Fernando Garcia Landeiro" w:date="2026-01-16T16:47:00Z">
                    <w:rPr>
                      <w:rFonts w:ascii="Roboto" w:eastAsia="Roboto" w:hAnsi="Roboto" w:cs="Roboto"/>
                      <w:b/>
                      <w:bCs/>
                      <w:sz w:val="23"/>
                      <w:szCs w:val="23"/>
                    </w:rPr>
                  </w:rPrChange>
                </w:rPr>
                <w:delText>4</w:delText>
              </w:r>
              <w:r>
                <w:rPr>
                  <w:rFonts w:ascii="Roboto" w:eastAsia="Roboto" w:hAnsi="Roboto" w:cs="Roboto"/>
                  <w:b/>
                  <w:bCs/>
                  <w:rPrChange w:id="74" w:author="Luiz Fernando Garcia Landeiro" w:date="2026-01-16T16:47:00Z">
                    <w:rPr>
                      <w:rFonts w:ascii="Roboto" w:eastAsia="Roboto" w:hAnsi="Roboto" w:cs="Roboto"/>
                      <w:b/>
                      <w:bCs/>
                      <w:sz w:val="23"/>
                      <w:szCs w:val="23"/>
                    </w:rPr>
                  </w:rPrChange>
                </w:rPr>
                <w:delText>.</w:delText>
              </w:r>
            </w:del>
            <w:ins w:id="75" w:author="Ana Carvalho" w:date="2026-01-16T20:58:00Z">
              <w:r>
                <w:rPr>
                  <w:rFonts w:ascii="Roboto" w:eastAsia="Roboto" w:hAnsi="Roboto" w:cs="Roboto"/>
                  <w:b/>
                  <w:bCs/>
                </w:rPr>
                <w:t>t</w:t>
              </w:r>
            </w:ins>
            <w:ins w:id="76" w:author="Ana Carvalho" w:date="2026-01-16T20:57:00Z">
              <w:r>
                <w:rPr>
                  <w:rFonts w:ascii="Roboto" w:hAnsi="Roboto" w:cs="Arial"/>
                  <w:sz w:val="23"/>
                  <w:szCs w:val="23"/>
                </w:rPr>
                <w:t xml:space="preserve">ranstorno do </w:t>
              </w:r>
              <w:r>
                <w:rPr>
                  <w:rFonts w:ascii="Roboto" w:hAnsi="Roboto" w:cs="Arial"/>
                  <w:sz w:val="23"/>
                  <w:szCs w:val="23"/>
                </w:rPr>
                <w:lastRenderedPageBreak/>
                <w:t>Espectro Autista – TEA, deficiência de natureza cognitiva, classificada sob os códigos CID-10 F84 e CID-11 6A02</w:t>
              </w:r>
            </w:ins>
            <w:ins w:id="77" w:author="Ana Carvalho" w:date="2026-01-16T20:59:00Z">
              <w:r>
                <w:rPr>
                  <w:rFonts w:ascii="Roboto" w:hAnsi="Roboto" w:cs="Arial"/>
                  <w:sz w:val="23"/>
                  <w:szCs w:val="23"/>
                </w:rPr>
                <w:t xml:space="preserve"> (</w:t>
              </w:r>
              <w:r>
                <w:rPr>
                  <w:rFonts w:ascii="Roboto" w:hAnsi="Roboto" w:cs="Arial"/>
                  <w:b/>
                  <w:bCs/>
                  <w:sz w:val="23"/>
                  <w:szCs w:val="23"/>
                  <w:rPrChange w:id="78" w:author="Marília Saraiva" w:date="2026-01-19T13:30:00Z" w16du:dateUtc="2026-01-19T16:30:00Z">
                    <w:rPr>
                      <w:rFonts w:ascii="Roboto" w:hAnsi="Roboto" w:cs="Arial"/>
                      <w:sz w:val="23"/>
                      <w:szCs w:val="23"/>
                    </w:rPr>
                  </w:rPrChange>
                </w:rPr>
                <w:t>DOC.</w:t>
              </w:r>
            </w:ins>
            <w:ins w:id="79" w:author="Marília Saraiva" w:date="2026-01-19T13:29:00Z" w16du:dateUtc="2026-01-19T16:29:00Z">
              <w:r>
                <w:rPr>
                  <w:rFonts w:ascii="Roboto" w:hAnsi="Roboto" w:cs="Arial"/>
                  <w:b/>
                  <w:bCs/>
                  <w:sz w:val="23"/>
                  <w:szCs w:val="23"/>
                  <w:rPrChange w:id="80" w:author="Marília Saraiva" w:date="2026-01-19T13:30:00Z" w16du:dateUtc="2026-01-19T16:30:00Z">
                    <w:rPr>
                      <w:rFonts w:ascii="Roboto" w:hAnsi="Roboto" w:cs="Arial"/>
                      <w:sz w:val="23"/>
                      <w:szCs w:val="23"/>
                    </w:rPr>
                  </w:rPrChange>
                </w:rPr>
                <w:t xml:space="preserve"> 05</w:t>
              </w:r>
            </w:ins>
            <w:ins w:id="81" w:author="Ana Carvalho" w:date="2026-01-16T20:59:00Z">
              <w:del w:id="82" w:author="Marília Saraiva" w:date="2026-01-19T13:30:00Z" w16du:dateUtc="2026-01-19T16:30:00Z">
                <w:r>
                  <w:rPr>
                    <w:rFonts w:ascii="Roboto" w:hAnsi="Roboto" w:cs="Arial"/>
                    <w:sz w:val="23"/>
                    <w:szCs w:val="23"/>
                  </w:rPr>
                  <w:delText xml:space="preserve"> </w:delText>
                </w:r>
              </w:del>
              <w:r>
                <w:rPr>
                  <w:rFonts w:ascii="Roboto" w:hAnsi="Roboto" w:cs="Arial"/>
                  <w:sz w:val="23"/>
                  <w:szCs w:val="23"/>
                </w:rPr>
                <w:t>)</w:t>
              </w:r>
            </w:ins>
          </w:p>
        </w:tc>
      </w:tr>
    </w:tbl>
    <w:p w14:paraId="3F5821FF" w14:textId="5CBB72C7">
      <w:pPr>
        <w:widowControl w:val="0"/>
        <w:spacing w:line="276" w:lineRule="auto"/>
        <w:jc w:val="both"/>
        <w:rPr>
          <w:del w:id="83" w:author="Luiz Fernando Garcia Landeiro" w:date="2026-01-16T16:42:00Z" w16du:dateUtc="2026-01-16T19:42:00Z"/>
          <w:rFonts w:ascii="Roboto" w:eastAsia="Roboto" w:hAnsi="Roboto" w:cs="Roboto"/>
          <w:sz w:val="23"/>
          <w:szCs w:val="23"/>
        </w:rPr>
      </w:pPr>
      <w:del w:id="84" w:author="Office 01" w:date="2026-01-12T11:29:00Z" w16du:dateUtc="2026-01-12T14:29:00Z">
        <w:r>
          <w:rPr>
            <w:rFonts w:ascii="Roboto" w:eastAsia="Roboto" w:hAnsi="Roboto" w:cs="Roboto"/>
            <w:sz w:val="23"/>
            <w:szCs w:val="23"/>
          </w:rPr>
          <w:lastRenderedPageBreak/>
          <w:delText xml:space="preserve"> </w:delText>
        </w:r>
      </w:del>
    </w:p>
    <w:p w14:paraId="0A86AEE8" w14:textId="77777777">
      <w:pPr>
        <w:widowControl w:val="0"/>
        <w:spacing w:line="276" w:lineRule="auto"/>
        <w:ind w:right="-285" w:firstLine="0"/>
        <w:jc w:val="both"/>
        <w:rPr>
          <w:ins w:id="85" w:author="Marília Saraiva" w:date="2026-01-19T14:00:00Z" w16du:dateUtc="2026-01-19T17:00:00Z"/>
          <w:rFonts w:ascii="Roboto" w:hAnsi="Roboto"/>
          <w:sz w:val="23"/>
          <w:szCs w:val="23"/>
          <w:rPrChange w:id="86" w:author="Luiz Fernando Garcia Landeiro" w:date="2026-01-16T16:45:00Z" w16du:dateUtc="2026-01-16T19:45:00Z">
            <w:rPr>
              <w:ins w:id="87" w:author="Marília Saraiva" w:date="2026-01-19T14:00:00Z" w16du:dateUtc="2026-01-19T17:00:00Z"/>
            </w:rPr>
          </w:rPrChange>
        </w:rPr>
        <w:pPrChange w:id="88" w:author="Luiz Fernando Garcia Landeiro" w:date="2026-01-16T16:46:00Z" w16du:dateUtc="2026-01-16T19:46:00Z">
          <w:pPr>
            <w:widowControl w:val="0"/>
            <w:spacing w:line="276" w:lineRule="auto"/>
            <w:ind w:right="-285"/>
            <w:jc w:val="both"/>
          </w:pPr>
        </w:pPrChange>
      </w:pPr>
    </w:p>
    <w:p w14:paraId="3FE70336" w14:textId="24C9058F">
      <w:pPr>
        <w:widowControl w:val="0"/>
        <w:spacing w:line="276" w:lineRule="auto"/>
        <w:ind w:right="-285"/>
        <w:jc w:val="both"/>
        <w:rPr>
          <w:del w:id="89" w:author="Office 01" w:date="2026-01-12T11:29:00Z" w16du:dateUtc="2026-01-12T14:29:00Z"/>
          <w:rFonts w:ascii="Roboto" w:hAnsi="Roboto"/>
          <w:sz w:val="23"/>
          <w:szCs w:val="23"/>
          <w:rPrChange w:id="90" w:author="Luiz Fernando Garcia Landeiro" w:date="2026-01-16T16:45:00Z" w16du:dateUtc="2026-01-16T19:45:00Z">
            <w:rPr>
              <w:del w:id="91" w:author="Office 01" w:date="2026-01-12T11:29:00Z" w16du:dateUtc="2026-01-12T14:29:00Z"/>
            </w:rPr>
          </w:rPrChange>
        </w:rPr>
        <w:pPrChange w:id="92" w:author="Luiz Fernando Garcia Landeiro" w:date="2026-01-16T16:46:00Z" w16du:dateUtc="2026-01-16T19:46:00Z">
          <w:pPr>
            <w:widowControl w:val="0"/>
            <w:spacing w:line="276" w:lineRule="auto"/>
            <w:jc w:val="both"/>
          </w:pPr>
        </w:pPrChange>
      </w:pPr>
    </w:p>
    <w:p w14:paraId="4E8F03FA" w14:textId="1B761686">
      <w:pPr>
        <w:widowControl w:val="0"/>
        <w:spacing w:line="276" w:lineRule="auto"/>
        <w:ind w:firstLine="0"/>
        <w:jc w:val="both"/>
        <w:rPr>
          <w:del w:id="93" w:author="Luiz Fernando Garcia Landeiro" w:date="2026-01-16T16:42:00Z" w16du:dateUtc="2026-01-16T19:42:00Z"/>
          <w:rFonts w:ascii="Roboto" w:hAnsi="Roboto"/>
          <w:sz w:val="23"/>
          <w:szCs w:val="23"/>
          <w:rPrChange w:id="94" w:author="Luiz Fernando Garcia Landeiro" w:date="2026-01-16T16:45:00Z" w16du:dateUtc="2026-01-16T19:45:00Z">
            <w:rPr>
              <w:del w:id="95" w:author="Luiz Fernando Garcia Landeiro" w:date="2026-01-16T16:42:00Z" w16du:dateUtc="2026-01-16T19:42:00Z"/>
            </w:rPr>
          </w:rPrChange>
        </w:rPr>
        <w:pPrChange w:id="96" w:author="Luiz Fernando Garcia Landeiro" w:date="2026-01-16T16:46:00Z" w16du:dateUtc="2026-01-16T19:46:00Z">
          <w:pPr>
            <w:widowControl w:val="0"/>
            <w:spacing w:line="276" w:lineRule="auto"/>
            <w:jc w:val="both"/>
          </w:pPr>
        </w:pPrChange>
      </w:pPr>
    </w:p>
    <w:p w14:paraId="2459874A" w14:textId="77777777">
      <w:pPr>
        <w:widowControl w:val="0"/>
        <w:spacing w:line="276" w:lineRule="auto"/>
        <w:jc w:val="both"/>
        <w:rPr>
          <w:ins w:id="97" w:author="Luiz Fernando Garcia Landeiro" w:date="2026-01-16T16:42:00Z" w16du:dateUtc="2026-01-16T19:42:00Z"/>
          <w:rFonts w:ascii="Roboto" w:hAnsi="Roboto" w:cs="Arial"/>
          <w:b/>
          <w:bCs/>
          <w:sz w:val="23"/>
          <w:szCs w:val="23"/>
          <w:u w:val="single"/>
        </w:rPr>
        <w:pPrChange w:id="98" w:author="Luiz Fernando Garcia Landeiro" w:date="2026-01-16T16:46:00Z" w16du:dateUtc="2026-01-16T19:46:00Z">
          <w:pPr>
            <w:widowControl w:val="0"/>
            <w:jc w:val="both"/>
          </w:pPr>
        </w:pPrChange>
      </w:pPr>
    </w:p>
    <w:p w14:paraId="324F50D5" w14:textId="6191FC3B">
      <w:pPr>
        <w:widowControl w:val="0"/>
        <w:spacing w:line="276" w:lineRule="auto"/>
        <w:jc w:val="both"/>
        <w:rPr>
          <w:rFonts w:ascii="Roboto" w:hAnsi="Roboto" w:cs="Arial"/>
          <w:b/>
          <w:bCs/>
          <w:sz w:val="23"/>
          <w:szCs w:val="23"/>
          <w:u w:val="single"/>
        </w:rPr>
        <w:pPrChange w:id="99" w:author="Luiz Fernando Garcia Landeiro" w:date="2026-01-16T16:46:00Z" w16du:dateUtc="2026-01-16T19:46:00Z">
          <w:pPr>
            <w:widowControl w:val="0"/>
            <w:jc w:val="both"/>
          </w:pPr>
        </w:pPrChange>
      </w:pPr>
      <w:r>
        <w:rPr>
          <w:rFonts w:ascii="Roboto" w:hAnsi="Roboto" w:cs="Arial"/>
          <w:b/>
          <w:bCs/>
          <w:sz w:val="23"/>
          <w:szCs w:val="23"/>
          <w:u w:val="single"/>
        </w:rPr>
        <w:t>1 – JULGAMENTO DA MATÉRIA PELA TNU – TEMA 3</w:t>
      </w:r>
      <w:r>
        <w:rPr>
          <w:rFonts w:ascii="Roboto" w:hAnsi="Roboto" w:cs="Arial"/>
          <w:b/>
          <w:bCs/>
          <w:sz w:val="23"/>
          <w:szCs w:val="23"/>
          <w:u w:val="single"/>
        </w:rPr>
        <w:t>24</w:t>
      </w:r>
    </w:p>
    <w:p w14:paraId="27DCCDBA" w14:textId="77777777">
      <w:pPr>
        <w:widowControl w:val="0"/>
        <w:spacing w:line="276" w:lineRule="auto"/>
        <w:jc w:val="both"/>
        <w:rPr>
          <w:rFonts w:ascii="Roboto" w:hAnsi="Roboto" w:cs="Arial"/>
          <w:b/>
          <w:sz w:val="23"/>
          <w:szCs w:val="23"/>
          <w:u w:val="single"/>
        </w:rPr>
      </w:pPr>
    </w:p>
    <w:p w14:paraId="5CCD23F2" w14:textId="66FF98B3">
      <w:pPr>
        <w:widowControl w:val="0"/>
        <w:spacing w:line="276" w:lineRule="auto"/>
        <w:jc w:val="both"/>
        <w:rPr>
          <w:rFonts w:ascii="Roboto" w:hAnsi="Roboto" w:cs="Arial"/>
          <w:sz w:val="23"/>
          <w:szCs w:val="23"/>
        </w:rPr>
      </w:pPr>
      <w:r>
        <w:rPr>
          <w:rFonts w:ascii="Roboto" w:hAnsi="Roboto" w:cs="Arial"/>
          <w:sz w:val="23"/>
          <w:szCs w:val="23"/>
        </w:rPr>
        <w:t>De início, é de suma importância esclarecer que a Turma Nacional de Uniformização – TNU julgou a matéria em pauta na presente demanda, fixando a seguinte tese para o Tema 3</w:t>
      </w:r>
      <w:r>
        <w:rPr>
          <w:rFonts w:ascii="Roboto" w:hAnsi="Roboto" w:cs="Arial"/>
          <w:sz w:val="23"/>
          <w:szCs w:val="23"/>
        </w:rPr>
        <w:t>24</w:t>
      </w:r>
      <w:r>
        <w:rPr>
          <w:rFonts w:ascii="Roboto" w:hAnsi="Roboto" w:cs="Arial"/>
          <w:sz w:val="23"/>
          <w:szCs w:val="23"/>
        </w:rPr>
        <w:t xml:space="preserve"> (</w:t>
      </w:r>
      <w:r>
        <w:rPr>
          <w:rFonts w:ascii="Roboto" w:hAnsi="Roboto" w:cs="Arial"/>
          <w:b/>
          <w:bCs/>
          <w:sz w:val="23"/>
          <w:szCs w:val="23"/>
        </w:rPr>
        <w:t>DOC. 02</w:t>
      </w:r>
      <w:r>
        <w:rPr>
          <w:rFonts w:ascii="Roboto" w:hAnsi="Roboto" w:cs="Arial"/>
          <w:sz w:val="23"/>
          <w:szCs w:val="23"/>
        </w:rPr>
        <w:t>):</w:t>
      </w:r>
    </w:p>
    <w:p w14:paraId="44E8F0C7" w14:textId="77777777">
      <w:pPr>
        <w:widowControl w:val="0"/>
        <w:spacing w:line="276" w:lineRule="auto"/>
        <w:jc w:val="both"/>
        <w:rPr>
          <w:rFonts w:ascii="Roboto" w:hAnsi="Roboto" w:cs="Arial"/>
          <w:sz w:val="23"/>
          <w:szCs w:val="23"/>
        </w:rPr>
      </w:pPr>
    </w:p>
    <w:p w14:paraId="3C23A46A" w14:textId="77777777">
      <w:pPr>
        <w:widowControl w:val="0"/>
        <w:spacing w:line="276" w:lineRule="auto"/>
        <w:ind w:left="2268" w:firstLine="0"/>
        <w:jc w:val="both"/>
        <w:rPr>
          <w:ins w:id="100" w:author="Office 01" w:date="2026-01-12T11:29:00Z" w16du:dateUtc="2026-01-12T14:29:00Z"/>
          <w:rFonts w:ascii="Roboto" w:hAnsi="Roboto" w:cs="Arial"/>
          <w:sz w:val="21"/>
          <w:szCs w:val="21"/>
        </w:rPr>
      </w:pPr>
      <w:r>
        <w:rPr>
          <w:rFonts w:ascii="Roboto" w:hAnsi="Roboto" w:cs="Arial"/>
          <w:sz w:val="21"/>
          <w:szCs w:val="21"/>
        </w:rPr>
        <w:t xml:space="preserve">São integralmente dedutíveis da base de cálculo do Imposto de Renda, como despesa médica, os </w:t>
      </w:r>
      <w:r>
        <w:rPr>
          <w:rFonts w:ascii="Roboto" w:hAnsi="Roboto" w:cs="Arial"/>
          <w:b/>
          <w:bCs/>
          <w:sz w:val="21"/>
          <w:szCs w:val="21"/>
          <w:rPrChange w:id="101" w:author="Ana Carvalho" w:date="2026-01-16T21:07:00Z">
            <w:rPr>
              <w:rFonts w:ascii="Roboto" w:hAnsi="Roboto" w:cs="Arial"/>
              <w:sz w:val="21"/>
              <w:szCs w:val="21"/>
            </w:rPr>
          </w:rPrChange>
        </w:rPr>
        <w:t>gastos relativos à instrução</w:t>
      </w:r>
      <w:r>
        <w:rPr>
          <w:rFonts w:ascii="Roboto" w:hAnsi="Roboto" w:cs="Arial"/>
          <w:sz w:val="21"/>
          <w:szCs w:val="21"/>
        </w:rPr>
        <w:t xml:space="preserve"> de pessoa com deficiência física, mental ou cognitiva, mesmo que esteja matriculada em instituição de ensino regular.</w:t>
      </w:r>
      <w:r>
        <w:rPr>
          <w:rFonts w:ascii="Roboto" w:hAnsi="Roboto" w:cs="Arial"/>
          <w:sz w:val="21"/>
          <w:szCs w:val="21"/>
        </w:rPr>
        <w:t xml:space="preserve"> </w:t>
      </w:r>
    </w:p>
    <w:p w14:paraId="7193C884" w14:textId="078CB5B5">
      <w:pPr>
        <w:widowControl w:val="0"/>
        <w:spacing w:line="276" w:lineRule="auto"/>
        <w:ind w:left="2268" w:firstLine="0"/>
        <w:jc w:val="both"/>
        <w:rPr>
          <w:rFonts w:ascii="Roboto" w:hAnsi="Roboto" w:cs="Arial"/>
          <w:sz w:val="21"/>
          <w:szCs w:val="21"/>
        </w:rPr>
      </w:pPr>
      <w:r>
        <w:rPr>
          <w:rFonts w:ascii="Roboto" w:hAnsi="Roboto" w:cs="Arial"/>
          <w:sz w:val="21"/>
          <w:szCs w:val="21"/>
        </w:rPr>
        <w:t xml:space="preserve">(PEDIDO DE UNIFORMIZAÇÃO DE INTERPRETAÇÃO DE LEI </w:t>
      </w:r>
      <w:r>
        <w:rPr>
          <w:rFonts w:ascii="Roboto" w:hAnsi="Roboto" w:cs="Arial"/>
          <w:sz w:val="21"/>
          <w:szCs w:val="21"/>
        </w:rPr>
        <w:t>(TURMA) Nº 0514628- 40.2021.4.05.8013/AL</w:t>
      </w:r>
      <w:r>
        <w:rPr>
          <w:rFonts w:ascii="Roboto" w:hAnsi="Roboto" w:cs="Arial"/>
          <w:sz w:val="21"/>
          <w:szCs w:val="21"/>
        </w:rPr>
        <w:t xml:space="preserve">. RELATOR: JUIZ FEDERAL </w:t>
      </w:r>
      <w:r>
        <w:rPr>
          <w:rFonts w:ascii="Roboto" w:eastAsia="Roboto" w:hAnsi="Roboto" w:cs="Roboto"/>
          <w:sz w:val="21"/>
          <w:szCs w:val="21"/>
        </w:rPr>
        <w:t>LEONARDO AUGUSTO DE ALMEIDA</w:t>
      </w:r>
      <w:r>
        <w:rPr>
          <w:rFonts w:ascii="Roboto" w:eastAsia="Roboto" w:hAnsi="Roboto" w:cs="Roboto"/>
          <w:sz w:val="21"/>
          <w:szCs w:val="21"/>
        </w:rPr>
        <w:t xml:space="preserve"> </w:t>
      </w:r>
      <w:r>
        <w:rPr>
          <w:rFonts w:ascii="Roboto" w:eastAsia="Roboto" w:hAnsi="Roboto" w:cs="Roboto"/>
          <w:sz w:val="21"/>
          <w:szCs w:val="21"/>
        </w:rPr>
        <w:t>AGUIAR</w:t>
      </w:r>
      <w:r>
        <w:rPr>
          <w:rFonts w:ascii="Roboto" w:hAnsi="Roboto" w:cs="Arial"/>
          <w:sz w:val="21"/>
          <w:szCs w:val="21"/>
        </w:rPr>
        <w:t xml:space="preserve">. Data: </w:t>
      </w:r>
      <w:r>
        <w:rPr>
          <w:rFonts w:ascii="Roboto" w:hAnsi="Roboto" w:cs="Arial"/>
          <w:sz w:val="21"/>
          <w:szCs w:val="21"/>
        </w:rPr>
        <w:t>18/10/2023</w:t>
      </w:r>
      <w:r>
        <w:rPr>
          <w:rFonts w:ascii="Roboto" w:hAnsi="Roboto" w:cs="Arial"/>
          <w:sz w:val="21"/>
          <w:szCs w:val="21"/>
        </w:rPr>
        <w:t>)</w:t>
      </w:r>
    </w:p>
    <w:p w14:paraId="4D805734" w14:textId="77777777">
      <w:pPr>
        <w:widowControl w:val="0"/>
        <w:spacing w:line="276" w:lineRule="auto"/>
        <w:ind w:left="2268"/>
        <w:jc w:val="both"/>
        <w:rPr>
          <w:rFonts w:ascii="Roboto" w:hAnsi="Roboto" w:cs="Arial"/>
          <w:sz w:val="23"/>
          <w:szCs w:val="23"/>
        </w:rPr>
      </w:pPr>
    </w:p>
    <w:p w14:paraId="3C44CB51" w14:textId="77777777">
      <w:pPr>
        <w:widowControl w:val="0"/>
        <w:spacing w:line="276" w:lineRule="auto"/>
        <w:jc w:val="both"/>
        <w:rPr>
          <w:rFonts w:ascii="Roboto" w:hAnsi="Roboto" w:cs="Arial"/>
          <w:b/>
          <w:bCs/>
          <w:sz w:val="23"/>
          <w:szCs w:val="23"/>
          <w:u w:val="single"/>
        </w:rPr>
      </w:pPr>
    </w:p>
    <w:p w14:paraId="39F46A5E" w14:textId="094CCB35">
      <w:pPr>
        <w:widowControl w:val="0"/>
        <w:spacing w:line="276" w:lineRule="auto"/>
        <w:jc w:val="both"/>
        <w:rPr>
          <w:rFonts w:ascii="Roboto" w:hAnsi="Roboto" w:cs="Arial"/>
          <w:sz w:val="23"/>
          <w:szCs w:val="23"/>
        </w:rPr>
      </w:pPr>
      <w:r>
        <w:rPr>
          <w:rFonts w:ascii="Roboto" w:hAnsi="Roboto" w:cs="Arial"/>
          <w:sz w:val="23"/>
          <w:szCs w:val="23"/>
        </w:rPr>
        <w:t>Cumpre destacar que a referida tese já transitou em julgado</w:t>
      </w:r>
      <w:r>
        <w:rPr>
          <w:rFonts w:ascii="Roboto" w:hAnsi="Roboto" w:cs="Arial"/>
          <w:sz w:val="23"/>
          <w:szCs w:val="23"/>
        </w:rPr>
        <w:t xml:space="preserve"> e já está incorporada ao entendimento das Turmas Recursais do País, conforme precedente em anexo (</w:t>
      </w:r>
      <w:r>
        <w:rPr>
          <w:rFonts w:ascii="Roboto" w:hAnsi="Roboto" w:cs="Arial"/>
          <w:b/>
          <w:bCs/>
          <w:sz w:val="23"/>
          <w:szCs w:val="23"/>
        </w:rPr>
        <w:t>DOC. 03</w:t>
      </w:r>
      <w:r>
        <w:rPr>
          <w:rFonts w:ascii="Roboto" w:hAnsi="Roboto" w:cs="Arial"/>
          <w:sz w:val="23"/>
          <w:szCs w:val="23"/>
        </w:rPr>
        <w:t>) que aplica o entendimento fixado no</w:t>
      </w:r>
      <w:r>
        <w:rPr>
          <w:rFonts w:ascii="Roboto" w:hAnsi="Roboto" w:cs="Arial"/>
          <w:sz w:val="23"/>
          <w:szCs w:val="23"/>
        </w:rPr>
        <w:t xml:space="preserve"> Tema</w:t>
      </w:r>
      <w:r>
        <w:rPr>
          <w:rFonts w:ascii="Roboto" w:hAnsi="Roboto" w:cs="Arial"/>
          <w:sz w:val="23"/>
          <w:szCs w:val="23"/>
        </w:rPr>
        <w:t xml:space="preserve"> 3</w:t>
      </w:r>
      <w:r>
        <w:rPr>
          <w:rFonts w:ascii="Roboto" w:hAnsi="Roboto" w:cs="Arial"/>
          <w:sz w:val="23"/>
          <w:szCs w:val="23"/>
        </w:rPr>
        <w:t>24</w:t>
      </w:r>
      <w:r>
        <w:rPr>
          <w:rFonts w:ascii="Roboto" w:hAnsi="Roboto" w:cs="Arial"/>
          <w:sz w:val="23"/>
          <w:szCs w:val="23"/>
        </w:rPr>
        <w:t>:</w:t>
      </w:r>
    </w:p>
    <w:p w14:paraId="73B32393" w14:textId="77777777">
      <w:pPr>
        <w:widowControl w:val="0"/>
        <w:spacing w:line="276" w:lineRule="auto"/>
        <w:jc w:val="both"/>
        <w:rPr>
          <w:rFonts w:ascii="Roboto" w:hAnsi="Roboto" w:cs="Arial"/>
          <w:sz w:val="23"/>
          <w:szCs w:val="23"/>
        </w:rPr>
      </w:pPr>
    </w:p>
    <w:p w14:paraId="5D5429DA" w14:textId="4627960E">
      <w:pPr>
        <w:widowControl w:val="0"/>
        <w:spacing w:line="276" w:lineRule="auto"/>
        <w:ind w:firstLine="0"/>
        <w:jc w:val="both"/>
        <w:rPr>
          <w:rFonts w:ascii="Roboto" w:hAnsi="Roboto" w:cs="Arial"/>
          <w:sz w:val="23"/>
          <w:szCs w:val="23"/>
        </w:rPr>
      </w:pPr>
      <w:r>
        <w:rPr>
          <w:rFonts w:ascii="Roboto" w:hAnsi="Roboto"/>
          <w:noProof/>
          <w:rPrChange w:id="102" w:author="Office 01" w:date="2026-01-12T11:46:00Z" w16du:dateUtc="2026-01-12T14:46:00Z">
            <w:rPr>
              <w:noProof/>
            </w:rPr>
          </w:rPrChange>
        </w:rPr>
        <w:drawing>
          <wp:inline distT="0" distB="0" distL="0" distR="0" wp14:anchorId="2180B3B5" wp14:editId="32930FFD">
            <wp:extent cx="6145927" cy="2346249"/>
            <wp:effectExtent l="0" t="0" r="0" b="0"/>
            <wp:docPr id="1320556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6590" name="Picture 1320556590"/>
                    <pic:cNvPicPr/>
                  </pic:nvPicPr>
                  <pic:blipFill>
                    <a:blip r:embed="rId11">
                      <a:extLst>
                        <a:ext uri="{28A0092B-C50C-407E-A947-70E740481C1C}">
                          <a14:useLocalDpi xmlns:a14="http://schemas.microsoft.com/office/drawing/2010/main"/>
                        </a:ext>
                      </a:extLst>
                    </a:blip>
                    <a:stretch>
                      <a:fillRect/>
                    </a:stretch>
                  </pic:blipFill>
                  <pic:spPr>
                    <a:xfrm>
                      <a:off x="0" y="0"/>
                      <a:ext cx="6145927" cy="2346249"/>
                    </a:xfrm>
                    <a:prstGeom prst="rect">
                      <a:avLst/>
                    </a:prstGeom>
                  </pic:spPr>
                </pic:pic>
              </a:graphicData>
            </a:graphic>
          </wp:inline>
        </w:drawing>
      </w:r>
    </w:p>
    <w:p w14:paraId="22A8F40D" w14:textId="77777777">
      <w:pPr>
        <w:widowControl w:val="0"/>
        <w:spacing w:line="276" w:lineRule="auto"/>
        <w:ind w:firstLine="0"/>
        <w:jc w:val="both"/>
        <w:rPr>
          <w:rFonts w:ascii="Roboto" w:eastAsia="Arial" w:hAnsi="Roboto" w:cs="Arial"/>
          <w:sz w:val="23"/>
          <w:szCs w:val="23"/>
        </w:rPr>
      </w:pPr>
    </w:p>
    <w:p w14:paraId="189BBEF2" w14:textId="77777777">
      <w:pPr>
        <w:widowControl w:val="0"/>
        <w:spacing w:line="276" w:lineRule="auto"/>
        <w:jc w:val="both"/>
        <w:rPr>
          <w:ins w:id="103" w:author="Luiz Fernando Garcia Landeiro" w:date="2026-01-16T16:50:00Z" w16du:dateUtc="2026-01-16T19:50:00Z"/>
          <w:rFonts w:ascii="Roboto" w:eastAsia="Arial" w:hAnsi="Roboto" w:cs="Arial"/>
          <w:sz w:val="23"/>
          <w:szCs w:val="23"/>
        </w:rPr>
      </w:pPr>
    </w:p>
    <w:p w14:paraId="46A76818" w14:textId="7A97476B">
      <w:pPr>
        <w:widowControl w:val="0"/>
        <w:spacing w:line="276" w:lineRule="auto"/>
        <w:jc w:val="both"/>
        <w:rPr>
          <w:rFonts w:ascii="Roboto" w:eastAsia="Arial" w:hAnsi="Roboto" w:cs="Arial"/>
          <w:sz w:val="23"/>
          <w:szCs w:val="23"/>
        </w:rPr>
      </w:pPr>
      <w:r>
        <w:rPr>
          <w:rFonts w:ascii="Roboto" w:eastAsia="Arial" w:hAnsi="Roboto" w:cs="Arial"/>
          <w:sz w:val="23"/>
          <w:szCs w:val="23"/>
        </w:rPr>
        <w:lastRenderedPageBreak/>
        <w:t xml:space="preserve">Desse modo, requer-se seja aplicado </w:t>
      </w:r>
      <w:r>
        <w:rPr>
          <w:rFonts w:ascii="Roboto" w:eastAsia="Arial" w:hAnsi="Roboto" w:cs="Arial"/>
          <w:sz w:val="23"/>
          <w:szCs w:val="23"/>
        </w:rPr>
        <w:t xml:space="preserve">nos presentes autos </w:t>
      </w:r>
      <w:r>
        <w:rPr>
          <w:rFonts w:ascii="Roboto" w:eastAsia="Arial" w:hAnsi="Roboto" w:cs="Arial"/>
          <w:sz w:val="23"/>
          <w:szCs w:val="23"/>
        </w:rPr>
        <w:t>o entendimento firmado pela TNU no julgamento do Tema 3</w:t>
      </w:r>
      <w:r>
        <w:rPr>
          <w:rFonts w:ascii="Roboto" w:eastAsia="Arial" w:hAnsi="Roboto" w:cs="Arial"/>
          <w:sz w:val="23"/>
          <w:szCs w:val="23"/>
        </w:rPr>
        <w:t>24</w:t>
      </w:r>
      <w:r>
        <w:rPr>
          <w:rFonts w:ascii="Roboto" w:eastAsia="Arial" w:hAnsi="Roboto" w:cs="Arial"/>
          <w:sz w:val="23"/>
          <w:szCs w:val="23"/>
        </w:rPr>
        <w:t>.</w:t>
      </w:r>
    </w:p>
    <w:p w14:paraId="1F51449A" w14:textId="77777777">
      <w:pPr>
        <w:widowControl w:val="0"/>
        <w:spacing w:line="276" w:lineRule="auto"/>
        <w:ind w:firstLine="0"/>
        <w:jc w:val="both"/>
        <w:rPr>
          <w:rFonts w:ascii="Roboto" w:hAnsi="Roboto" w:cs="Arial"/>
          <w:b/>
          <w:sz w:val="23"/>
          <w:szCs w:val="23"/>
          <w:u w:val="single"/>
        </w:rPr>
      </w:pPr>
    </w:p>
    <w:p w14:paraId="0BC1804B" w14:textId="0E81C750">
      <w:pPr>
        <w:widowControl w:val="0"/>
        <w:spacing w:line="276" w:lineRule="auto"/>
        <w:jc w:val="both"/>
        <w:rPr>
          <w:del w:id="104" w:author="Luiz Fernando Garcia Landeiro" w:date="2026-01-16T16:48:00Z" w16du:dateUtc="2026-01-16T19:48:00Z"/>
          <w:rFonts w:ascii="Roboto" w:hAnsi="Roboto" w:cs="Arial"/>
          <w:b/>
          <w:sz w:val="23"/>
          <w:szCs w:val="23"/>
          <w:u w:val="single"/>
        </w:rPr>
      </w:pPr>
    </w:p>
    <w:p w14:paraId="68DB84A4" w14:textId="77777777">
      <w:pPr>
        <w:widowControl w:val="0"/>
        <w:spacing w:line="276" w:lineRule="auto"/>
        <w:jc w:val="both"/>
        <w:rPr>
          <w:ins w:id="105" w:author="Luiz Fernando Garcia Landeiro" w:date="2026-01-16T16:48:00Z" w16du:dateUtc="2026-01-16T19:48:00Z"/>
          <w:rFonts w:ascii="Roboto" w:hAnsi="Roboto" w:cs="Arial"/>
          <w:b/>
          <w:sz w:val="23"/>
          <w:szCs w:val="23"/>
          <w:u w:val="single"/>
        </w:rPr>
      </w:pPr>
    </w:p>
    <w:p w14:paraId="19638781" w14:textId="6F7FB574">
      <w:pPr>
        <w:widowControl w:val="0"/>
        <w:spacing w:line="276" w:lineRule="auto"/>
        <w:jc w:val="both"/>
        <w:rPr>
          <w:rFonts w:ascii="Roboto" w:hAnsi="Roboto" w:cs="Arial"/>
          <w:b/>
          <w:sz w:val="23"/>
          <w:szCs w:val="23"/>
          <w:u w:val="single"/>
        </w:rPr>
      </w:pPr>
      <w:r>
        <w:rPr>
          <w:rFonts w:ascii="Roboto" w:hAnsi="Roboto" w:cs="Arial"/>
          <w:b/>
          <w:sz w:val="23"/>
          <w:szCs w:val="23"/>
          <w:u w:val="single"/>
        </w:rPr>
        <w:t>2 – DA ASSISTÊNCIA JUDICIÁRIA GRATUITA</w:t>
      </w:r>
    </w:p>
    <w:p w14:paraId="1A521391" w14:textId="77777777">
      <w:pPr>
        <w:widowControl w:val="0"/>
        <w:spacing w:line="276" w:lineRule="auto"/>
        <w:jc w:val="both"/>
        <w:rPr>
          <w:rFonts w:ascii="Roboto" w:hAnsi="Roboto" w:cs="Arial"/>
          <w:sz w:val="23"/>
          <w:szCs w:val="23"/>
        </w:rPr>
      </w:pPr>
    </w:p>
    <w:p w14:paraId="59C561E3" w14:textId="6B176F00">
      <w:pPr>
        <w:widowControl w:val="0"/>
        <w:spacing w:line="276" w:lineRule="auto"/>
        <w:jc w:val="both"/>
        <w:rPr>
          <w:rFonts w:ascii="Roboto" w:hAnsi="Roboto" w:cs="Arial"/>
          <w:sz w:val="23"/>
          <w:szCs w:val="23"/>
        </w:rPr>
      </w:pPr>
      <w:r>
        <w:rPr>
          <w:rFonts w:ascii="Roboto" w:hAnsi="Roboto" w:cs="Arial"/>
          <w:sz w:val="23"/>
          <w:szCs w:val="23"/>
        </w:rPr>
        <w:t>O Autor requer, preliminarmente, lhe seja concedido o benefício da assistência judiciária gratuita, em consonância com o</w:t>
      </w:r>
      <w:r>
        <w:rPr>
          <w:rFonts w:ascii="Roboto" w:hAnsi="Roboto" w:cs="Arial"/>
          <w:sz w:val="23"/>
          <w:szCs w:val="23"/>
        </w:rPr>
        <w:t xml:space="preserve"> art. 98 do CPC.</w:t>
      </w:r>
    </w:p>
    <w:p w14:paraId="044934DC" w14:textId="77777777">
      <w:pPr>
        <w:widowControl w:val="0"/>
        <w:spacing w:line="276" w:lineRule="auto"/>
        <w:jc w:val="both"/>
        <w:rPr>
          <w:rFonts w:ascii="Roboto" w:hAnsi="Roboto" w:cs="Arial"/>
          <w:sz w:val="23"/>
          <w:szCs w:val="23"/>
        </w:rPr>
      </w:pPr>
    </w:p>
    <w:p w14:paraId="077D84E9" w14:textId="77777777">
      <w:pPr>
        <w:widowControl w:val="0"/>
        <w:spacing w:line="276" w:lineRule="auto"/>
        <w:jc w:val="both"/>
        <w:rPr>
          <w:rFonts w:ascii="Roboto" w:hAnsi="Roboto" w:cs="Arial"/>
          <w:sz w:val="23"/>
          <w:szCs w:val="23"/>
        </w:rPr>
      </w:pPr>
    </w:p>
    <w:p w14:paraId="75609FD4"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3 – DOS FATOS</w:t>
      </w:r>
    </w:p>
    <w:p w14:paraId="16E08945" w14:textId="77777777">
      <w:pPr>
        <w:widowControl w:val="0"/>
        <w:spacing w:line="276" w:lineRule="auto"/>
        <w:jc w:val="both"/>
        <w:rPr>
          <w:rFonts w:ascii="Roboto" w:hAnsi="Roboto" w:cs="Arial"/>
          <w:sz w:val="23"/>
          <w:szCs w:val="23"/>
        </w:rPr>
      </w:pPr>
    </w:p>
    <w:p w14:paraId="426D07D8" w14:textId="19FAEB51">
      <w:pPr>
        <w:widowControl w:val="0"/>
        <w:spacing w:line="276" w:lineRule="auto"/>
        <w:jc w:val="both"/>
        <w:rPr>
          <w:ins w:id="106" w:author="Office 01" w:date="2026-01-12T11:41:00Z" w16du:dateUtc="2026-01-12T14:41:00Z"/>
          <w:rFonts w:ascii="Roboto" w:hAnsi="Roboto" w:cs="Arial"/>
          <w:sz w:val="23"/>
          <w:szCs w:val="23"/>
        </w:rPr>
      </w:pPr>
      <w:r>
        <w:rPr>
          <w:rFonts w:ascii="Roboto" w:hAnsi="Roboto" w:cs="Arial"/>
          <w:sz w:val="23"/>
          <w:szCs w:val="23"/>
        </w:rPr>
        <w:t xml:space="preserve">O Autor é </w:t>
      </w:r>
      <w:r>
        <w:rPr>
          <w:rFonts w:ascii="Roboto" w:hAnsi="Roboto" w:cs="Arial"/>
          <w:sz w:val="23"/>
          <w:szCs w:val="23"/>
        </w:rPr>
        <w:t>genitor d</w:t>
      </w:r>
      <w:del w:id="107" w:author="Ana Carvalho" w:date="2026-01-16T20:53:00Z">
        <w:r>
          <w:rPr>
            <w:rFonts w:ascii="Roboto" w:hAnsi="Roboto" w:cs="Arial"/>
            <w:sz w:val="23"/>
            <w:szCs w:val="23"/>
          </w:rPr>
          <w:delText>e</w:delText>
        </w:r>
      </w:del>
      <w:ins w:id="108" w:author="Ana Carvalho" w:date="2026-01-16T20:53:00Z">
        <w:r>
          <w:rPr>
            <w:rFonts w:ascii="Roboto" w:hAnsi="Roboto" w:cs="Arial"/>
            <w:sz w:val="23"/>
            <w:szCs w:val="23"/>
          </w:rPr>
          <w:t>o menor indicado no preambulo desta petição</w:t>
        </w:r>
      </w:ins>
      <w:del w:id="109" w:author="Ana Carvalho" w:date="2026-01-16T20:53:00Z">
        <w:r>
          <w:rPr>
            <w:rFonts w:ascii="Roboto" w:hAnsi="Roboto" w:cs="Arial"/>
            <w:sz w:val="23"/>
            <w:szCs w:val="23"/>
          </w:rPr>
          <w:delText xml:space="preserve"> Rafael Bastos Moreira da</w:delText>
        </w:r>
      </w:del>
      <w:r>
        <w:rPr>
          <w:rFonts w:ascii="Roboto" w:hAnsi="Roboto" w:cs="Arial"/>
          <w:sz w:val="23"/>
          <w:szCs w:val="23"/>
        </w:rPr>
        <w:t xml:space="preserve"> </w:t>
      </w:r>
      <w:del w:id="110" w:author="Office 01" w:date="2026-01-12T11:41:00Z">
        <w:r>
          <w:rPr>
            <w:rFonts w:ascii="Roboto" w:hAnsi="Roboto" w:cs="Arial"/>
            <w:sz w:val="23"/>
            <w:szCs w:val="23"/>
          </w:rPr>
          <w:delText>Costa</w:delText>
        </w:r>
      </w:del>
      <w:ins w:id="111" w:author="Office 01" w:date="2026-01-12T11:41:00Z">
        <w:r>
          <w:rPr>
            <w:rFonts w:ascii="Roboto" w:hAnsi="Roboto" w:cs="Arial"/>
            <w:sz w:val="23"/>
            <w:szCs w:val="23"/>
          </w:rPr>
          <w:t xml:space="preserve">Costa, conforme </w:t>
        </w:r>
        <w:del w:id="112" w:author="Marília Saraiva" w:date="2026-01-12T16:20:00Z">
          <w:r>
            <w:rPr>
              <w:rFonts w:ascii="Roboto" w:hAnsi="Roboto" w:cs="Arial"/>
              <w:sz w:val="23"/>
              <w:szCs w:val="23"/>
            </w:rPr>
            <w:delText>faz prova</w:delText>
          </w:r>
        </w:del>
      </w:ins>
      <w:ins w:id="113" w:author="Marília Saraiva" w:date="2026-01-12T16:20:00Z">
        <w:r>
          <w:rPr>
            <w:rFonts w:ascii="Roboto" w:hAnsi="Roboto" w:cs="Arial"/>
            <w:sz w:val="23"/>
            <w:szCs w:val="23"/>
          </w:rPr>
          <w:t>comprova</w:t>
        </w:r>
      </w:ins>
      <w:ins w:id="114" w:author="Office 01" w:date="2026-01-12T11:41:00Z">
        <w:r>
          <w:rPr>
            <w:rFonts w:ascii="Roboto" w:hAnsi="Roboto" w:cs="Arial"/>
            <w:sz w:val="23"/>
            <w:szCs w:val="23"/>
          </w:rPr>
          <w:t xml:space="preserve"> </w:t>
        </w:r>
      </w:ins>
      <w:ins w:id="115" w:author="Ana Carvalho" w:date="2026-01-16T20:53:00Z">
        <w:r>
          <w:rPr>
            <w:rFonts w:ascii="Roboto" w:hAnsi="Roboto" w:cs="Arial"/>
            <w:sz w:val="23"/>
            <w:szCs w:val="23"/>
          </w:rPr>
          <w:t>o R</w:t>
        </w:r>
      </w:ins>
      <w:ins w:id="116" w:author="Ana Carvalho" w:date="2026-01-16T20:54:00Z">
        <w:r>
          <w:rPr>
            <w:rFonts w:ascii="Roboto" w:hAnsi="Roboto" w:cs="Arial"/>
            <w:sz w:val="23"/>
            <w:szCs w:val="23"/>
          </w:rPr>
          <w:t>G ora anexado</w:t>
        </w:r>
      </w:ins>
      <w:ins w:id="117" w:author="Office 01" w:date="2026-01-12T11:41:00Z">
        <w:del w:id="118" w:author="Ana Carvalho" w:date="2026-01-16T20:53:00Z">
          <w:r>
            <w:rPr>
              <w:rFonts w:ascii="Roboto" w:hAnsi="Roboto" w:cs="Arial"/>
              <w:sz w:val="23"/>
              <w:szCs w:val="23"/>
            </w:rPr>
            <w:delText>a certidão de nascimento ora anexada</w:delText>
          </w:r>
        </w:del>
        <w:r>
          <w:rPr>
            <w:rFonts w:ascii="Roboto" w:hAnsi="Roboto" w:cs="Arial"/>
            <w:sz w:val="23"/>
            <w:szCs w:val="23"/>
          </w:rPr>
          <w:t xml:space="preserve"> </w:t>
        </w:r>
      </w:ins>
      <w:ins w:id="119" w:author="Office 01" w:date="2026-01-12T11:31:00Z">
        <w:r>
          <w:rPr>
            <w:rFonts w:ascii="Roboto" w:hAnsi="Roboto" w:cs="Arial"/>
            <w:sz w:val="23"/>
            <w:szCs w:val="23"/>
          </w:rPr>
          <w:t>(</w:t>
        </w:r>
        <w:r>
          <w:rPr>
            <w:rFonts w:ascii="Roboto" w:hAnsi="Roboto" w:cs="Arial"/>
            <w:b/>
            <w:bCs/>
            <w:sz w:val="23"/>
            <w:szCs w:val="23"/>
            <w:rPrChange w:id="120" w:author="Office 01" w:date="2026-01-12T11:46:00Z">
              <w:rPr>
                <w:rFonts w:ascii="Roboto" w:hAnsi="Roboto" w:cs="Arial"/>
                <w:sz w:val="23"/>
                <w:szCs w:val="23"/>
              </w:rPr>
            </w:rPrChange>
          </w:rPr>
          <w:t>DOC. 0</w:t>
        </w:r>
      </w:ins>
      <w:ins w:id="121" w:author="Office 01" w:date="2026-01-12T11:32:00Z">
        <w:r>
          <w:rPr>
            <w:rFonts w:ascii="Roboto" w:hAnsi="Roboto" w:cs="Arial"/>
            <w:b/>
            <w:bCs/>
            <w:sz w:val="23"/>
            <w:szCs w:val="23"/>
          </w:rPr>
          <w:t>4</w:t>
        </w:r>
      </w:ins>
      <w:ins w:id="122" w:author="Office 01" w:date="2026-01-12T11:31:00Z">
        <w:r>
          <w:rPr>
            <w:rFonts w:ascii="Roboto" w:hAnsi="Roboto" w:cs="Arial"/>
            <w:sz w:val="23"/>
            <w:szCs w:val="23"/>
          </w:rPr>
          <w:t>)</w:t>
        </w:r>
      </w:ins>
      <w:ins w:id="123" w:author="Office 01" w:date="2026-01-12T11:41:00Z">
        <w:r>
          <w:rPr>
            <w:rFonts w:ascii="Roboto" w:hAnsi="Roboto" w:cs="Arial"/>
            <w:sz w:val="23"/>
            <w:szCs w:val="23"/>
          </w:rPr>
          <w:t xml:space="preserve">, </w:t>
        </w:r>
      </w:ins>
      <w:ins w:id="124" w:author="Marília Saraiva" w:date="2026-01-12T16:20:00Z">
        <w:r>
          <w:rPr>
            <w:rFonts w:ascii="Roboto" w:hAnsi="Roboto" w:cs="Arial"/>
            <w:sz w:val="23"/>
            <w:szCs w:val="23"/>
          </w:rPr>
          <w:t>declarando-o, anualmente, como seu dependente quando da entrega da Declaração de Imposto de Renda da Pessoa Física – DIRPF, nos termos da legislação tributária vigente.</w:t>
        </w:r>
      </w:ins>
      <w:ins w:id="125" w:author="Office 01" w:date="2026-01-12T11:41:00Z">
        <w:del w:id="126" w:author="Marília Saraiva" w:date="2026-01-12T16:20:00Z">
          <w:r>
            <w:rPr>
              <w:rFonts w:ascii="Roboto" w:hAnsi="Roboto" w:cs="Arial"/>
              <w:sz w:val="23"/>
              <w:szCs w:val="23"/>
            </w:rPr>
            <w:delText>e</w:delText>
          </w:r>
        </w:del>
      </w:ins>
      <w:ins w:id="127" w:author="Office 01" w:date="2026-01-12T11:42:00Z">
        <w:del w:id="128" w:author="Marília Saraiva" w:date="2026-01-12T16:20:00Z">
          <w:r>
            <w:rPr>
              <w:rFonts w:ascii="Roboto" w:hAnsi="Roboto" w:cs="Arial"/>
              <w:sz w:val="23"/>
              <w:szCs w:val="23"/>
            </w:rPr>
            <w:delText>, a</w:delText>
          </w:r>
        </w:del>
      </w:ins>
      <w:ins w:id="129" w:author="Office 01" w:date="2026-01-12T11:41:00Z">
        <w:del w:id="130" w:author="Marília Saraiva" w:date="2026-01-12T16:20:00Z">
          <w:r>
            <w:rPr>
              <w:rFonts w:ascii="Roboto" w:hAnsi="Roboto" w:cs="Arial"/>
              <w:sz w:val="23"/>
              <w:szCs w:val="23"/>
            </w:rPr>
            <w:delText xml:space="preserve">nualmente, quando da </w:delText>
          </w:r>
        </w:del>
      </w:ins>
      <w:ins w:id="131" w:author="Office 01" w:date="2026-01-12T11:42:00Z">
        <w:del w:id="132" w:author="Marília Saraiva" w:date="2026-01-12T16:20:00Z">
          <w:r>
            <w:rPr>
              <w:rFonts w:ascii="Roboto" w:hAnsi="Roboto" w:cs="Arial"/>
              <w:sz w:val="23"/>
              <w:szCs w:val="23"/>
            </w:rPr>
            <w:delText>transmissão</w:delText>
          </w:r>
        </w:del>
      </w:ins>
      <w:ins w:id="133" w:author="Office 01" w:date="2026-01-12T11:41:00Z">
        <w:del w:id="134" w:author="Marília Saraiva" w:date="2026-01-12T16:20:00Z">
          <w:r>
            <w:rPr>
              <w:rFonts w:ascii="Roboto" w:hAnsi="Roboto" w:cs="Arial"/>
              <w:sz w:val="23"/>
              <w:szCs w:val="23"/>
            </w:rPr>
            <w:delText xml:space="preserve"> de </w:delText>
          </w:r>
        </w:del>
      </w:ins>
      <w:ins w:id="135" w:author="Office 01" w:date="2026-01-12T11:42:00Z">
        <w:del w:id="136" w:author="Marília Saraiva" w:date="2026-01-12T16:20:00Z">
          <w:r>
            <w:rPr>
              <w:rFonts w:ascii="Roboto" w:hAnsi="Roboto" w:cs="Arial"/>
              <w:sz w:val="23"/>
              <w:szCs w:val="23"/>
            </w:rPr>
            <w:delText>D</w:delText>
          </w:r>
        </w:del>
      </w:ins>
      <w:ins w:id="137" w:author="Office 01" w:date="2026-01-12T11:41:00Z">
        <w:del w:id="138" w:author="Marília Saraiva" w:date="2026-01-12T16:20:00Z">
          <w:r>
            <w:rPr>
              <w:rFonts w:ascii="Roboto" w:hAnsi="Roboto" w:cs="Arial"/>
              <w:sz w:val="23"/>
              <w:szCs w:val="23"/>
            </w:rPr>
            <w:delText>eclaração de</w:delText>
          </w:r>
        </w:del>
      </w:ins>
      <w:ins w:id="139" w:author="Office 01" w:date="2026-01-12T11:42:00Z">
        <w:del w:id="140" w:author="Marília Saraiva" w:date="2026-01-12T16:20:00Z">
          <w:r>
            <w:rPr>
              <w:rFonts w:ascii="Roboto" w:hAnsi="Roboto" w:cs="Arial"/>
              <w:sz w:val="23"/>
              <w:szCs w:val="23"/>
            </w:rPr>
            <w:delText xml:space="preserve"> </w:delText>
          </w:r>
        </w:del>
      </w:ins>
      <w:ins w:id="141" w:author="Office 01" w:date="2026-01-12T11:41:00Z">
        <w:del w:id="142" w:author="Marília Saraiva" w:date="2026-01-12T16:20:00Z">
          <w:r>
            <w:rPr>
              <w:rFonts w:ascii="Roboto" w:hAnsi="Roboto" w:cs="Arial"/>
              <w:sz w:val="23"/>
              <w:szCs w:val="23"/>
            </w:rPr>
            <w:delText xml:space="preserve">Imposto de Renda Pessoa Física – </w:delText>
          </w:r>
        </w:del>
      </w:ins>
      <w:ins w:id="143" w:author="Office 01" w:date="2026-01-12T11:42:00Z">
        <w:del w:id="144" w:author="Marília Saraiva" w:date="2026-01-12T16:20:00Z">
          <w:r>
            <w:rPr>
              <w:rFonts w:ascii="Roboto" w:hAnsi="Roboto" w:cs="Arial"/>
              <w:sz w:val="23"/>
              <w:szCs w:val="23"/>
            </w:rPr>
            <w:delText>D</w:delText>
          </w:r>
        </w:del>
      </w:ins>
      <w:ins w:id="145" w:author="Office 01" w:date="2026-01-12T11:41:00Z">
        <w:del w:id="146" w:author="Marília Saraiva" w:date="2026-01-12T16:20:00Z">
          <w:r>
            <w:rPr>
              <w:rFonts w:ascii="Roboto" w:hAnsi="Roboto" w:cs="Arial"/>
              <w:sz w:val="23"/>
              <w:szCs w:val="23"/>
            </w:rPr>
            <w:delText>IRPF, declara seu filho como dependente.</w:delText>
          </w:r>
        </w:del>
      </w:ins>
    </w:p>
    <w:p w14:paraId="534FCB45" w14:textId="77777777">
      <w:pPr>
        <w:widowControl w:val="0"/>
        <w:spacing w:line="276" w:lineRule="auto"/>
        <w:jc w:val="both"/>
        <w:rPr>
          <w:ins w:id="147" w:author="Office 01" w:date="2026-01-12T11:41:00Z" w16du:dateUtc="2026-01-12T14:41:00Z"/>
          <w:rFonts w:ascii="Roboto" w:hAnsi="Roboto" w:cs="Arial"/>
          <w:sz w:val="23"/>
          <w:szCs w:val="23"/>
        </w:rPr>
      </w:pPr>
    </w:p>
    <w:p w14:paraId="5917C445" w14:textId="0578E0A7">
      <w:pPr>
        <w:widowControl w:val="0"/>
        <w:spacing w:line="276" w:lineRule="auto"/>
        <w:jc w:val="both"/>
        <w:rPr>
          <w:rFonts w:ascii="Roboto" w:hAnsi="Roboto" w:cs="Arial"/>
          <w:sz w:val="23"/>
          <w:szCs w:val="23"/>
        </w:rPr>
      </w:pPr>
      <w:ins w:id="148" w:author="Marília Saraiva" w:date="2026-01-12T16:20:00Z">
        <w:r>
          <w:rPr>
            <w:rFonts w:ascii="Roboto" w:hAnsi="Roboto" w:cs="Arial"/>
            <w:sz w:val="23"/>
            <w:szCs w:val="23"/>
          </w:rPr>
          <w:t xml:space="preserve">Ocorre que o referido dependente é menor de idade e </w:t>
        </w:r>
      </w:ins>
      <w:ins w:id="149" w:author="Ana Carvalho" w:date="2026-01-16T20:54:00Z">
        <w:r>
          <w:rPr>
            <w:rFonts w:ascii="Roboto" w:hAnsi="Roboto" w:cs="Arial"/>
            <w:sz w:val="23"/>
            <w:szCs w:val="23"/>
          </w:rPr>
          <w:t xml:space="preserve">portador de deficiência cognitiva </w:t>
        </w:r>
      </w:ins>
      <w:ins w:id="150" w:author="Marília Saraiva" w:date="2026-01-12T16:20:00Z">
        <w:del w:id="151" w:author="Ana Carvalho" w:date="2026-01-16T20:54:00Z">
          <w:r>
            <w:rPr>
              <w:rFonts w:ascii="Roboto" w:hAnsi="Roboto" w:cs="Arial"/>
              <w:sz w:val="23"/>
              <w:szCs w:val="23"/>
            </w:rPr>
            <w:delText xml:space="preserve">portador de Transtorno do Espectro Autista – TEA, deficiência de natureza cognitiva, classificada sob os códigos CID-10 F84 e CID-11 6A02, </w:delText>
          </w:r>
        </w:del>
        <w:r>
          <w:rPr>
            <w:rFonts w:ascii="Roboto" w:hAnsi="Roboto" w:cs="Arial"/>
            <w:sz w:val="23"/>
            <w:szCs w:val="23"/>
          </w:rPr>
          <w:t>conforme demonstram os relatórios médicos e laudos especializados ora anexados</w:t>
        </w:r>
      </w:ins>
      <w:ins w:id="152" w:author="Office 01" w:date="2026-01-12T11:43:00Z">
        <w:del w:id="153" w:author="Marília Saraiva" w:date="2026-01-12T16:20:00Z">
          <w:r>
            <w:rPr>
              <w:rFonts w:ascii="Roboto" w:hAnsi="Roboto" w:cs="Arial"/>
              <w:sz w:val="23"/>
              <w:szCs w:val="23"/>
            </w:rPr>
            <w:delText xml:space="preserve">Ocorre que Rafael Bastos Moreira da Costa é </w:delText>
          </w:r>
        </w:del>
      </w:ins>
      <w:del w:id="154" w:author="Marília Saraiva" w:date="2026-01-12T16:20:00Z">
        <w:r>
          <w:rPr>
            <w:rFonts w:ascii="Roboto" w:hAnsi="Roboto" w:cs="Arial"/>
            <w:sz w:val="23"/>
            <w:szCs w:val="23"/>
          </w:rPr>
          <w:delText xml:space="preserve">, </w:delText>
        </w:r>
        <w:r>
          <w:rPr>
            <w:rFonts w:ascii="Roboto" w:hAnsi="Roboto" w:cs="Arial"/>
            <w:sz w:val="23"/>
            <w:szCs w:val="23"/>
          </w:rPr>
          <w:delText>menor</w:delText>
        </w:r>
        <w:r>
          <w:rPr>
            <w:rFonts w:ascii="Roboto" w:hAnsi="Roboto" w:cs="Arial"/>
            <w:sz w:val="23"/>
            <w:szCs w:val="23"/>
          </w:rPr>
          <w:delText xml:space="preserve"> portador de </w:delText>
        </w:r>
        <w:r>
          <w:rPr>
            <w:rFonts w:ascii="Roboto" w:hAnsi="Roboto" w:cs="Arial"/>
            <w:sz w:val="23"/>
            <w:szCs w:val="23"/>
          </w:rPr>
          <w:delText>Transtorno do Espectro Autista - TEA</w:delText>
        </w:r>
        <w:r>
          <w:rPr>
            <w:rFonts w:ascii="Roboto" w:hAnsi="Roboto" w:cs="Arial"/>
            <w:sz w:val="23"/>
            <w:szCs w:val="23"/>
          </w:rPr>
          <w:delText xml:space="preserve">, deficiência cognitiva, </w:delText>
        </w:r>
      </w:del>
      <w:ins w:id="155" w:author="Office 01" w:date="2026-01-12T11:36:00Z">
        <w:del w:id="156" w:author="Marília Saraiva" w:date="2026-01-12T16:20:00Z">
          <w:r>
            <w:rPr>
              <w:rFonts w:ascii="Roboto" w:hAnsi="Roboto" w:cs="Arial"/>
              <w:sz w:val="23"/>
              <w:szCs w:val="23"/>
            </w:rPr>
            <w:delText>(CID: F84/ CID 11: 6A02)</w:delText>
          </w:r>
        </w:del>
      </w:ins>
      <w:ins w:id="157" w:author="Office 01" w:date="2026-01-12T11:37:00Z">
        <w:del w:id="158" w:author="Marília Saraiva" w:date="2026-01-12T16:20:00Z">
          <w:r>
            <w:rPr>
              <w:rFonts w:ascii="Roboto" w:hAnsi="Roboto" w:cs="Arial"/>
              <w:sz w:val="23"/>
              <w:szCs w:val="23"/>
            </w:rPr>
            <w:delText xml:space="preserve">, </w:delText>
          </w:r>
        </w:del>
      </w:ins>
      <w:del w:id="159" w:author="Marília Saraiva" w:date="2026-01-12T16:20:00Z">
        <w:r>
          <w:rPr>
            <w:rFonts w:ascii="Roboto" w:hAnsi="Roboto" w:cs="Arial"/>
            <w:sz w:val="23"/>
            <w:szCs w:val="23"/>
          </w:rPr>
          <w:delText>conforme comprovam</w:delText>
        </w:r>
        <w:r>
          <w:rPr>
            <w:rFonts w:ascii="Roboto" w:hAnsi="Roboto" w:cs="Arial"/>
            <w:sz w:val="23"/>
            <w:szCs w:val="23"/>
          </w:rPr>
          <w:delText xml:space="preserve"> os relatórios</w:delText>
        </w:r>
        <w:r>
          <w:rPr>
            <w:rFonts w:ascii="Roboto" w:hAnsi="Roboto" w:cs="Arial"/>
            <w:sz w:val="23"/>
            <w:szCs w:val="23"/>
          </w:rPr>
          <w:delText xml:space="preserve"> médicos</w:delText>
        </w:r>
        <w:r>
          <w:rPr>
            <w:rFonts w:ascii="Roboto" w:hAnsi="Roboto" w:cs="Arial"/>
            <w:sz w:val="23"/>
            <w:szCs w:val="23"/>
          </w:rPr>
          <w:delText xml:space="preserve"> e laudo</w:delText>
        </w:r>
        <w:r>
          <w:rPr>
            <w:rFonts w:ascii="Roboto" w:hAnsi="Roboto" w:cs="Arial"/>
            <w:sz w:val="23"/>
            <w:szCs w:val="23"/>
          </w:rPr>
          <w:delText>s</w:delText>
        </w:r>
        <w:r>
          <w:rPr>
            <w:rFonts w:ascii="Roboto" w:hAnsi="Roboto" w:cs="Arial"/>
            <w:sz w:val="23"/>
            <w:szCs w:val="23"/>
          </w:rPr>
          <w:delText xml:space="preserve"> ora anexados </w:delText>
        </w:r>
      </w:del>
      <w:r>
        <w:rPr>
          <w:rFonts w:ascii="Roboto" w:hAnsi="Roboto" w:cs="Arial"/>
          <w:sz w:val="23"/>
          <w:szCs w:val="23"/>
        </w:rPr>
        <w:t>(</w:t>
      </w:r>
      <w:r>
        <w:rPr>
          <w:rFonts w:ascii="Roboto" w:hAnsi="Roboto" w:cs="Arial"/>
          <w:b/>
          <w:bCs/>
          <w:sz w:val="23"/>
          <w:szCs w:val="23"/>
        </w:rPr>
        <w:t xml:space="preserve">DOC. </w:t>
      </w:r>
      <w:del w:id="160" w:author="Office 01" w:date="2026-01-12T11:32:00Z">
        <w:r>
          <w:rPr>
            <w:rFonts w:ascii="Roboto" w:hAnsi="Roboto" w:cs="Arial"/>
            <w:b/>
            <w:bCs/>
            <w:sz w:val="23"/>
            <w:szCs w:val="23"/>
          </w:rPr>
          <w:delText>04</w:delText>
        </w:r>
      </w:del>
      <w:ins w:id="161" w:author="Office 01" w:date="2026-01-12T11:32:00Z">
        <w:r>
          <w:rPr>
            <w:rFonts w:ascii="Roboto" w:hAnsi="Roboto" w:cs="Arial"/>
            <w:b/>
            <w:bCs/>
            <w:sz w:val="23"/>
            <w:szCs w:val="23"/>
          </w:rPr>
          <w:t>05</w:t>
        </w:r>
      </w:ins>
      <w:r>
        <w:rPr>
          <w:rFonts w:ascii="Roboto" w:hAnsi="Roboto" w:cs="Arial"/>
          <w:sz w:val="23"/>
          <w:szCs w:val="23"/>
        </w:rPr>
        <w:t>).</w:t>
      </w:r>
    </w:p>
    <w:p w14:paraId="5255832F" w14:textId="77777777">
      <w:pPr>
        <w:widowControl w:val="0"/>
        <w:spacing w:line="276" w:lineRule="auto"/>
        <w:jc w:val="both"/>
        <w:rPr>
          <w:rFonts w:ascii="Roboto" w:hAnsi="Roboto" w:cs="Arial"/>
          <w:sz w:val="23"/>
          <w:szCs w:val="23"/>
        </w:rPr>
      </w:pPr>
    </w:p>
    <w:p w14:paraId="4BED9BB6" w14:textId="4159ABC1">
      <w:pPr>
        <w:widowControl w:val="0"/>
        <w:spacing w:line="276" w:lineRule="auto"/>
        <w:jc w:val="both"/>
        <w:rPr>
          <w:rFonts w:ascii="Roboto" w:hAnsi="Roboto" w:cs="Arial"/>
          <w:sz w:val="23"/>
          <w:szCs w:val="23"/>
        </w:rPr>
      </w:pPr>
      <w:del w:id="162" w:author="Office 01" w:date="2026-01-12T11:43:00Z">
        <w:r>
          <w:rPr>
            <w:rFonts w:ascii="Roboto" w:hAnsi="Roboto" w:cs="Arial"/>
            <w:sz w:val="23"/>
            <w:szCs w:val="23"/>
          </w:rPr>
          <w:delText xml:space="preserve">Dado </w:delText>
        </w:r>
      </w:del>
      <w:ins w:id="163" w:author="Marília Saraiva" w:date="2026-01-12T16:21:00Z">
        <w:r>
          <w:rPr>
            <w:rFonts w:ascii="Roboto" w:hAnsi="Roboto" w:cs="Arial"/>
            <w:sz w:val="23"/>
            <w:szCs w:val="23"/>
          </w:rPr>
          <w:t xml:space="preserve">Ressalte-se que, além da condição de pessoa com deficiência, </w:t>
        </w:r>
      </w:ins>
      <w:ins w:id="164" w:author="Ana Carvalho" w:date="2026-01-16T20:54:00Z">
        <w:r>
          <w:rPr>
            <w:rFonts w:ascii="Roboto" w:hAnsi="Roboto" w:cs="Arial"/>
            <w:sz w:val="23"/>
            <w:szCs w:val="23"/>
          </w:rPr>
          <w:t xml:space="preserve">o menor </w:t>
        </w:r>
      </w:ins>
      <w:ins w:id="165" w:author="Marília Saraiva" w:date="2026-01-12T16:21:00Z">
        <w:del w:id="166" w:author="Ana Carvalho" w:date="2026-01-16T20:54:00Z">
          <w:r>
            <w:rPr>
              <w:rFonts w:ascii="Roboto" w:hAnsi="Roboto" w:cs="Arial"/>
              <w:sz w:val="23"/>
              <w:szCs w:val="23"/>
            </w:rPr>
            <w:delText xml:space="preserve">Rafael </w:delText>
          </w:r>
        </w:del>
        <w:r>
          <w:rPr>
            <w:rFonts w:ascii="Roboto" w:hAnsi="Roboto" w:cs="Arial"/>
            <w:sz w:val="23"/>
            <w:szCs w:val="23"/>
          </w:rPr>
          <w:t>encontra-se em idade escolar,</w:t>
        </w:r>
      </w:ins>
      <w:ins w:id="167" w:author="Ana Carvalho" w:date="2026-01-16T20:55:00Z">
        <w:r>
          <w:rPr>
            <w:rFonts w:ascii="Roboto" w:hAnsi="Roboto" w:cs="Arial"/>
            <w:sz w:val="23"/>
            <w:szCs w:val="23"/>
          </w:rPr>
          <w:t xml:space="preserve"> </w:t>
        </w:r>
      </w:ins>
      <w:ins w:id="168" w:author="Marília Saraiva" w:date="2026-01-12T16:21:00Z">
        <w:del w:id="169" w:author="Ana Carvalho" w:date="2026-01-16T20:55:00Z">
          <w:r>
            <w:rPr>
              <w:rFonts w:ascii="Roboto" w:hAnsi="Roboto" w:cs="Arial"/>
              <w:sz w:val="23"/>
              <w:szCs w:val="23"/>
            </w:rPr>
            <w:delText xml:space="preserve"> ingressando, no ano de 2026, no Ensino Médio,</w:delText>
          </w:r>
        </w:del>
        <w:r>
          <w:rPr>
            <w:rFonts w:ascii="Roboto" w:hAnsi="Roboto" w:cs="Arial"/>
            <w:sz w:val="23"/>
            <w:szCs w:val="23"/>
          </w:rPr>
          <w:t xml:space="preserve"> razão pela qual o Autor arca mensalmente com os custos relativos à sua educação regular, conforme comprovam os demonstrativos de pagamento e as respectivas notas fiscais juntadas </w:t>
        </w:r>
      </w:ins>
      <w:ins w:id="170" w:author="Office 01" w:date="2026-01-12T11:43:00Z">
        <w:del w:id="171" w:author="Marília Saraiva" w:date="2026-01-12T16:21:00Z">
          <w:r>
            <w:rPr>
              <w:rFonts w:ascii="Roboto" w:hAnsi="Roboto" w:cs="Arial"/>
              <w:sz w:val="23"/>
              <w:szCs w:val="23"/>
            </w:rPr>
            <w:delText>Ademais, tendo em vi</w:delText>
          </w:r>
        </w:del>
      </w:ins>
      <w:ins w:id="172" w:author="Office 01" w:date="2026-01-12T11:44:00Z">
        <w:del w:id="173" w:author="Marília Saraiva" w:date="2026-01-12T16:21:00Z">
          <w:r>
            <w:rPr>
              <w:rFonts w:ascii="Roboto" w:hAnsi="Roboto" w:cs="Arial"/>
              <w:sz w:val="23"/>
              <w:szCs w:val="23"/>
            </w:rPr>
            <w:delText>sta que Rafael</w:delText>
          </w:r>
        </w:del>
      </w:ins>
      <w:del w:id="174" w:author="Marília Saraiva" w:date="2026-01-12T16:21:00Z">
        <w:r>
          <w:rPr>
            <w:rFonts w:ascii="Roboto" w:hAnsi="Roboto" w:cs="Arial"/>
            <w:sz w:val="23"/>
            <w:szCs w:val="23"/>
          </w:rPr>
          <w:delText xml:space="preserve">que Rafael se encontra ainda em idade escolar, iniciando no ano de 2026 o Ensino Médio, o Autor </w:delText>
        </w:r>
        <w:r>
          <w:rPr>
            <w:rFonts w:ascii="Roboto" w:hAnsi="Roboto" w:cs="Arial"/>
            <w:sz w:val="23"/>
            <w:szCs w:val="23"/>
          </w:rPr>
          <w:delText>desembolsa, mensalmente, valores relativos à mensalidade escolar</w:delText>
        </w:r>
        <w:r>
          <w:rPr>
            <w:rFonts w:ascii="Roboto" w:hAnsi="Roboto" w:cs="Arial"/>
            <w:sz w:val="23"/>
            <w:szCs w:val="23"/>
          </w:rPr>
          <w:delText xml:space="preserve"> do estudante</w:delText>
        </w:r>
        <w:r>
          <w:rPr>
            <w:rFonts w:ascii="Roboto" w:hAnsi="Roboto" w:cs="Arial"/>
            <w:sz w:val="23"/>
            <w:szCs w:val="23"/>
          </w:rPr>
          <w:delText xml:space="preserve">, como </w:delText>
        </w:r>
        <w:r>
          <w:rPr>
            <w:rFonts w:ascii="Roboto" w:hAnsi="Roboto" w:cs="Arial"/>
            <w:sz w:val="23"/>
            <w:szCs w:val="23"/>
          </w:rPr>
          <w:delText>permitem</w:delText>
        </w:r>
        <w:r>
          <w:rPr>
            <w:rFonts w:ascii="Roboto" w:hAnsi="Roboto" w:cs="Arial"/>
            <w:sz w:val="23"/>
            <w:szCs w:val="23"/>
          </w:rPr>
          <w:delText xml:space="preserve"> verificar os demonstrativos de pagamento e notas fiscais em anexo </w:delText>
        </w:r>
      </w:del>
      <w:r>
        <w:rPr>
          <w:rFonts w:ascii="Roboto" w:hAnsi="Roboto" w:cs="Arial"/>
          <w:sz w:val="23"/>
          <w:szCs w:val="23"/>
        </w:rPr>
        <w:t>(</w:t>
      </w:r>
      <w:r>
        <w:rPr>
          <w:rFonts w:ascii="Roboto" w:hAnsi="Roboto" w:cs="Arial"/>
          <w:b/>
          <w:bCs/>
          <w:sz w:val="23"/>
          <w:szCs w:val="23"/>
        </w:rPr>
        <w:t xml:space="preserve">DOC. </w:t>
      </w:r>
      <w:del w:id="175" w:author="Marília Saraiva" w:date="2026-01-12T16:21:00Z">
        <w:r>
          <w:rPr>
            <w:rFonts w:ascii="Roboto" w:hAnsi="Roboto" w:cs="Arial"/>
            <w:b/>
            <w:bCs/>
            <w:sz w:val="23"/>
            <w:szCs w:val="23"/>
          </w:rPr>
          <w:delText>05</w:delText>
        </w:r>
      </w:del>
      <w:ins w:id="176" w:author="Marília Saraiva" w:date="2026-01-12T16:21:00Z">
        <w:r>
          <w:rPr>
            <w:rFonts w:ascii="Roboto" w:hAnsi="Roboto" w:cs="Arial"/>
            <w:b/>
            <w:bCs/>
            <w:sz w:val="23"/>
            <w:szCs w:val="23"/>
          </w:rPr>
          <w:t>06</w:t>
        </w:r>
      </w:ins>
      <w:r>
        <w:rPr>
          <w:rFonts w:ascii="Roboto" w:hAnsi="Roboto" w:cs="Arial"/>
          <w:sz w:val="23"/>
          <w:szCs w:val="23"/>
        </w:rPr>
        <w:t>).</w:t>
      </w:r>
    </w:p>
    <w:p w14:paraId="7285F360" w14:textId="1047F79C">
      <w:pPr>
        <w:widowControl w:val="0"/>
        <w:spacing w:line="276" w:lineRule="auto"/>
        <w:jc w:val="both"/>
        <w:rPr>
          <w:rFonts w:ascii="Roboto" w:hAnsi="Roboto" w:cs="Arial"/>
          <w:sz w:val="23"/>
          <w:szCs w:val="23"/>
        </w:rPr>
      </w:pPr>
    </w:p>
    <w:p w14:paraId="065B6EC4" w14:textId="7C0A36E0">
      <w:pPr>
        <w:widowControl w:val="0"/>
        <w:spacing w:line="276" w:lineRule="auto"/>
        <w:jc w:val="both"/>
        <w:rPr>
          <w:del w:id="177" w:author="Marília Saraiva" w:date="2026-01-12T16:22:00Z" w16du:dateUtc="2026-01-12T19:22:00Z"/>
          <w:rFonts w:ascii="Roboto" w:hAnsi="Roboto" w:cs="Arial"/>
          <w:sz w:val="23"/>
          <w:szCs w:val="23"/>
        </w:rPr>
      </w:pPr>
      <w:ins w:id="178" w:author="Marília Saraiva" w:date="2026-01-12T16:22:00Z">
        <w:r>
          <w:rPr>
            <w:rFonts w:ascii="Roboto" w:hAnsi="Roboto" w:cs="Arial"/>
            <w:sz w:val="23"/>
            <w:szCs w:val="23"/>
          </w:rPr>
          <w:t>É inequívoco, portanto, que o Autor realiza gastos contínuos e relevantes com a instrução educacional de pessoa com deficiência cognitiva, despesas estas diretamente vinculadas às necessidades específicas decorrentes d</w:t>
        </w:r>
      </w:ins>
      <w:ins w:id="179" w:author="Ana Carvalho" w:date="2026-01-16T20:55:00Z">
        <w:r>
          <w:rPr>
            <w:rFonts w:ascii="Roboto" w:hAnsi="Roboto" w:cs="Arial"/>
            <w:sz w:val="23"/>
            <w:szCs w:val="23"/>
          </w:rPr>
          <w:t xml:space="preserve">a deficiência que é portador </w:t>
        </w:r>
      </w:ins>
      <w:ins w:id="180" w:author="Marília Saraiva" w:date="2026-01-12T16:22:00Z">
        <w:del w:id="181" w:author="Ana Carvalho" w:date="2026-01-16T20:55:00Z">
          <w:r>
            <w:rPr>
              <w:rFonts w:ascii="Roboto" w:hAnsi="Roboto" w:cs="Arial"/>
              <w:sz w:val="23"/>
              <w:szCs w:val="23"/>
            </w:rPr>
            <w:delText>o Transtorno do Espectro Autista</w:delText>
          </w:r>
        </w:del>
        <w:r>
          <w:rPr>
            <w:rFonts w:ascii="Roboto" w:hAnsi="Roboto" w:cs="Arial"/>
            <w:sz w:val="23"/>
            <w:szCs w:val="23"/>
          </w:rPr>
          <w:t>, sobretudo em razão das adaptações pedagógicas</w:t>
        </w:r>
      </w:ins>
      <w:ins w:id="182" w:author="Marília Saraiva" w:date="2026-01-12T16:23:00Z">
        <w:r>
          <w:rPr>
            <w:rFonts w:ascii="Roboto" w:hAnsi="Roboto" w:cs="Arial"/>
            <w:sz w:val="23"/>
            <w:szCs w:val="23"/>
          </w:rPr>
          <w:t xml:space="preserve"> </w:t>
        </w:r>
      </w:ins>
      <w:ins w:id="183" w:author="Marília Saraiva" w:date="2026-01-12T16:22:00Z">
        <w:r>
          <w:rPr>
            <w:rFonts w:ascii="Roboto" w:hAnsi="Roboto" w:cs="Arial"/>
            <w:sz w:val="23"/>
            <w:szCs w:val="23"/>
          </w:rPr>
          <w:t>e ambiente educacional inclusivo indispensáveis ao pleno desenvolvimento do menor.</w:t>
        </w:r>
      </w:ins>
      <w:del w:id="184" w:author="Marília Saraiva" w:date="2026-01-12T16:22:00Z">
        <w:r>
          <w:rPr>
            <w:rFonts w:ascii="Roboto" w:hAnsi="Roboto" w:cs="Arial"/>
            <w:sz w:val="23"/>
            <w:szCs w:val="23"/>
          </w:rPr>
          <w:delText>Deste modo, faz-se evidente a realização de gastos relativos à instrução de pessoa com deficiência cognitiva.</w:delText>
        </w:r>
      </w:del>
    </w:p>
    <w:p w14:paraId="7E8C0BE7" w14:textId="77777777">
      <w:pPr>
        <w:widowControl w:val="0"/>
        <w:spacing w:line="276" w:lineRule="auto"/>
        <w:jc w:val="both"/>
        <w:rPr>
          <w:ins w:id="185" w:author="Marília Saraiva" w:date="2026-01-12T16:24:00Z" w16du:dateUtc="2026-01-12T19:24:00Z"/>
          <w:rFonts w:ascii="Roboto" w:hAnsi="Roboto" w:cs="Arial"/>
          <w:sz w:val="23"/>
          <w:szCs w:val="23"/>
        </w:rPr>
      </w:pPr>
    </w:p>
    <w:p w14:paraId="4C39D096" w14:textId="77777777">
      <w:pPr>
        <w:widowControl w:val="0"/>
        <w:spacing w:line="276" w:lineRule="auto"/>
        <w:jc w:val="both"/>
        <w:rPr>
          <w:ins w:id="186" w:author="Marília Saraiva" w:date="2026-01-12T16:24:00Z" w16du:dateUtc="2026-01-12T19:24:00Z"/>
          <w:rFonts w:ascii="Roboto" w:hAnsi="Roboto" w:cs="Arial"/>
          <w:sz w:val="23"/>
          <w:szCs w:val="23"/>
        </w:rPr>
      </w:pPr>
    </w:p>
    <w:p w14:paraId="0AFDB9E5" w14:textId="45900B9E">
      <w:pPr>
        <w:widowControl w:val="0"/>
        <w:spacing w:line="276" w:lineRule="auto"/>
        <w:jc w:val="both"/>
        <w:rPr>
          <w:ins w:id="187" w:author="Marília Saraiva" w:date="2026-01-12T16:22:00Z" w16du:dateUtc="2026-01-12T19:22:00Z"/>
          <w:rFonts w:ascii="Roboto" w:hAnsi="Roboto" w:cs="Arial"/>
          <w:sz w:val="23"/>
          <w:szCs w:val="23"/>
        </w:rPr>
      </w:pPr>
      <w:ins w:id="188" w:author="Marília Saraiva" w:date="2026-01-12T16:24:00Z" w16du:dateUtc="2026-01-12T19:24:00Z">
        <w:r>
          <w:rPr>
            <w:rFonts w:ascii="Roboto" w:hAnsi="Roboto" w:cs="Arial"/>
            <w:sz w:val="23"/>
            <w:szCs w:val="23"/>
          </w:rPr>
          <w:t xml:space="preserve">Nesse contexto, cumpre destacar que a pessoa com Transtorno do Espectro Autista é legalmente equiparada à pessoa com deficiência, nos termos </w:t>
        </w:r>
        <w:r>
          <w:rPr>
            <w:rFonts w:ascii="Roboto" w:hAnsi="Roboto"/>
            <w:sz w:val="23"/>
            <w:szCs w:val="23"/>
          </w:rPr>
          <w:t>art. 1</w:t>
        </w:r>
      </w:ins>
      <w:ins w:id="189" w:author="Luiz Fernando Garcia Landeiro" w:date="2026-01-16T16:37:00Z" w16du:dateUtc="2026-01-16T19:37:00Z">
        <w:r>
          <w:rPr>
            <w:rFonts w:ascii="Roboto" w:hAnsi="Roboto"/>
            <w:sz w:val="23"/>
            <w:szCs w:val="23"/>
          </w:rPr>
          <w:t>º</w:t>
        </w:r>
      </w:ins>
      <w:ins w:id="190" w:author="Marília Saraiva" w:date="2026-01-12T16:24:00Z" w16du:dateUtc="2026-01-12T19:24:00Z">
        <w:r>
          <w:rPr>
            <w:rFonts w:ascii="Roboto" w:hAnsi="Roboto"/>
            <w:sz w:val="23"/>
            <w:szCs w:val="23"/>
          </w:rPr>
          <w:t>,</w:t>
        </w:r>
        <w:r>
          <w:rPr>
            <w:rFonts w:ascii="Roboto" w:hAnsi="Roboto"/>
            <w:sz w:val="23"/>
            <w:szCs w:val="23"/>
          </w:rPr>
          <w:t xml:space="preserve"> § </w:t>
        </w:r>
        <w:r>
          <w:rPr>
            <w:rFonts w:ascii="Roboto" w:hAnsi="Roboto"/>
            <w:sz w:val="23"/>
            <w:szCs w:val="23"/>
          </w:rPr>
          <w:lastRenderedPageBreak/>
          <w:t>2º da Lei 12.764/12</w:t>
        </w:r>
        <w:r>
          <w:rPr>
            <w:rStyle w:val="Refdenotaderodap"/>
            <w:rFonts w:ascii="Roboto" w:hAnsi="Roboto"/>
            <w:sz w:val="23"/>
            <w:szCs w:val="23"/>
          </w:rPr>
          <w:footnoteReference w:id="2"/>
        </w:r>
        <w:r>
          <w:rPr>
            <w:rFonts w:ascii="Roboto" w:hAnsi="Roboto" w:cs="Arial"/>
            <w:sz w:val="23"/>
            <w:szCs w:val="23"/>
          </w:rPr>
          <w:t>, circunstância que atrai a aplicação do regime jurídico protetivo próprio, inclusive no âmbito tributário.</w:t>
        </w:r>
      </w:ins>
    </w:p>
    <w:p w14:paraId="7C972264" w14:textId="77777777">
      <w:pPr>
        <w:widowControl w:val="0"/>
        <w:spacing w:line="276" w:lineRule="auto"/>
        <w:jc w:val="both"/>
        <w:rPr>
          <w:ins w:id="198" w:author="Office 01" w:date="2026-01-12T11:45:00Z" w16du:dateUtc="2026-01-12T14:45:00Z"/>
          <w:rFonts w:ascii="Roboto" w:hAnsi="Roboto" w:cs="Arial"/>
          <w:sz w:val="23"/>
          <w:szCs w:val="23"/>
        </w:rPr>
      </w:pPr>
    </w:p>
    <w:p w14:paraId="3F95A7F6" w14:textId="50496DCE">
      <w:pPr>
        <w:widowControl w:val="0"/>
        <w:spacing w:line="276" w:lineRule="auto"/>
        <w:jc w:val="both"/>
        <w:rPr>
          <w:del w:id="199" w:author="Marília Saraiva" w:date="2026-01-12T16:25:00Z" w16du:dateUtc="2026-01-12T19:25:00Z"/>
          <w:rFonts w:ascii="Roboto" w:hAnsi="Roboto"/>
          <w:sz w:val="23"/>
          <w:szCs w:val="23"/>
        </w:rPr>
      </w:pPr>
      <w:ins w:id="200" w:author="Marília Saraiva" w:date="2026-01-12T16:25:00Z" w16du:dateUtc="2026-01-12T19:25:00Z">
        <w:r>
          <w:rPr>
            <w:rFonts w:ascii="Roboto" w:hAnsi="Roboto"/>
            <w:sz w:val="23"/>
            <w:szCs w:val="23"/>
          </w:rPr>
          <w:t>Não obstante, ao proceder à apuração do Imposto de Renda devido, a Receita Federal do Brasil vem restringindo o direito à dedução integral dessas despesas educacionais como despesas médicas, condicionando-o indevidamente à circunstância de o pagamento ser efetuado exclusivamente a entidades destinadas à educação de pessoas com deficiência, nos moldes do art. 73, § 3º, do Decreto nº 9.580/2018 e dos arts. 91, § 5º, e 95 da Instrução Normativa RFB nº 1.500/2014</w:t>
        </w:r>
        <w:r>
          <w:rPr>
            <w:rFonts w:ascii="Roboto" w:hAnsi="Roboto"/>
            <w:sz w:val="23"/>
            <w:szCs w:val="23"/>
          </w:rPr>
          <w:t>:</w:t>
        </w:r>
      </w:ins>
      <w:ins w:id="201" w:author="Office 01" w:date="2026-01-12T11:46:00Z">
        <w:del w:id="202" w:author="Marília Saraiva" w:date="2026-01-12T16:24:00Z" w16du:dateUtc="2026-01-12T19:24:00Z">
          <w:r>
            <w:rPr>
              <w:rFonts w:ascii="Roboto" w:hAnsi="Roboto"/>
              <w:sz w:val="23"/>
              <w:szCs w:val="23"/>
              <w:rPrChange w:id="203" w:author="Office 01" w:date="2026-01-12T11:46:00Z" w16du:dateUtc="2026-01-12T14:46:00Z">
                <w:rPr/>
              </w:rPrChange>
            </w:rPr>
            <w:delText xml:space="preserve">Nesse contexto, </w:delText>
          </w:r>
        </w:del>
      </w:ins>
      <w:ins w:id="204" w:author="Office 01" w:date="2026-01-12T11:46:00Z" w16du:dateUtc="2026-01-12T14:46:00Z">
        <w:del w:id="205" w:author="Marília Saraiva" w:date="2026-01-12T16:24:00Z" w16du:dateUtc="2026-01-12T19:24:00Z">
          <w:r>
            <w:rPr>
              <w:rFonts w:ascii="Roboto" w:hAnsi="Roboto"/>
              <w:sz w:val="23"/>
              <w:szCs w:val="23"/>
              <w:rPrChange w:id="206" w:author="Office 01" w:date="2026-01-12T11:46:00Z" w16du:dateUtc="2026-01-12T14:46:00Z">
                <w:rPr/>
              </w:rPrChange>
            </w:rPr>
            <w:delText>em razão d</w:delText>
          </w:r>
        </w:del>
      </w:ins>
      <w:ins w:id="207" w:author="Office 01" w:date="2026-01-12T11:46:00Z">
        <w:del w:id="208" w:author="Marília Saraiva" w:date="2026-01-12T16:24:00Z" w16du:dateUtc="2026-01-12T19:24:00Z">
          <w:r>
            <w:rPr>
              <w:rFonts w:ascii="Roboto" w:hAnsi="Roboto"/>
              <w:sz w:val="23"/>
              <w:szCs w:val="23"/>
              <w:rPrChange w:id="209" w:author="Office 01" w:date="2026-01-12T11:46:00Z" w16du:dateUtc="2026-01-12T14:46:00Z">
                <w:rPr/>
              </w:rPrChange>
            </w:rPr>
            <w:delText xml:space="preserve">o portador de TEA </w:delText>
          </w:r>
        </w:del>
      </w:ins>
      <w:ins w:id="210" w:author="Office 01" w:date="2026-01-12T11:47:00Z" w16du:dateUtc="2026-01-12T14:47:00Z">
        <w:del w:id="211" w:author="Marília Saraiva" w:date="2026-01-12T16:24:00Z" w16du:dateUtc="2026-01-12T19:24:00Z">
          <w:r>
            <w:rPr>
              <w:rFonts w:ascii="Roboto" w:hAnsi="Roboto"/>
              <w:sz w:val="23"/>
              <w:szCs w:val="23"/>
            </w:rPr>
            <w:delText>ser</w:delText>
          </w:r>
        </w:del>
      </w:ins>
      <w:ins w:id="212" w:author="Office 01" w:date="2026-01-12T11:46:00Z">
        <w:del w:id="213" w:author="Marília Saraiva" w:date="2026-01-12T16:24:00Z" w16du:dateUtc="2026-01-12T19:24:00Z">
          <w:r>
            <w:rPr>
              <w:rFonts w:ascii="Roboto" w:hAnsi="Roboto"/>
              <w:sz w:val="23"/>
              <w:szCs w:val="23"/>
              <w:rPrChange w:id="214" w:author="Office 01" w:date="2026-01-12T11:46:00Z" w16du:dateUtc="2026-01-12T14:46:00Z">
                <w:rPr/>
              </w:rPrChange>
            </w:rPr>
            <w:delText xml:space="preserve"> considerado pessoa com deficiência, </w:delText>
          </w:r>
        </w:del>
      </w:ins>
      <w:ins w:id="215" w:author="Office 01" w:date="2026-01-12T11:53:00Z" w16du:dateUtc="2026-01-12T14:53:00Z">
        <w:del w:id="216" w:author="Marília Saraiva" w:date="2026-01-12T16:24:00Z" w16du:dateUtc="2026-01-12T19:24:00Z">
          <w:r>
            <w:rPr>
              <w:rFonts w:ascii="Roboto" w:hAnsi="Roboto"/>
              <w:sz w:val="23"/>
              <w:szCs w:val="23"/>
            </w:rPr>
            <w:delText xml:space="preserve">conforme </w:delText>
          </w:r>
        </w:del>
      </w:ins>
      <w:ins w:id="217" w:author="Office 01" w:date="2026-01-12T11:46:00Z">
        <w:del w:id="218" w:author="Marília Saraiva" w:date="2026-01-12T16:24:00Z" w16du:dateUtc="2026-01-12T19:24:00Z">
          <w:r>
            <w:rPr>
              <w:rFonts w:ascii="Roboto" w:hAnsi="Roboto"/>
              <w:sz w:val="23"/>
              <w:szCs w:val="23"/>
              <w:rPrChange w:id="219" w:author="Office 01" w:date="2026-01-12T11:46:00Z" w16du:dateUtc="2026-01-12T14:46:00Z">
                <w:rPr/>
              </w:rPrChange>
            </w:rPr>
            <w:delText>preleciona o</w:delText>
          </w:r>
        </w:del>
      </w:ins>
      <w:ins w:id="220" w:author="Office 01" w:date="2026-01-12T11:49:00Z" w16du:dateUtc="2026-01-12T14:49:00Z">
        <w:del w:id="221" w:author="Marília Saraiva" w:date="2026-01-12T16:24:00Z" w16du:dateUtc="2026-01-12T19:24:00Z">
          <w:r>
            <w:rPr>
              <w:rFonts w:ascii="Roboto" w:hAnsi="Roboto"/>
              <w:sz w:val="23"/>
              <w:szCs w:val="23"/>
            </w:rPr>
            <w:delText xml:space="preserve"> art. 1,</w:delText>
          </w:r>
        </w:del>
      </w:ins>
      <w:ins w:id="222" w:author="Office 01" w:date="2026-01-12T11:46:00Z">
        <w:del w:id="223" w:author="Marília Saraiva" w:date="2026-01-12T16:24:00Z" w16du:dateUtc="2026-01-12T19:24:00Z">
          <w:r>
            <w:rPr>
              <w:rFonts w:ascii="Roboto" w:hAnsi="Roboto"/>
              <w:sz w:val="23"/>
              <w:szCs w:val="23"/>
              <w:rPrChange w:id="224" w:author="Office 01" w:date="2026-01-12T11:46:00Z" w16du:dateUtc="2026-01-12T14:46:00Z">
                <w:rPr/>
              </w:rPrChange>
            </w:rPr>
            <w:delText xml:space="preserve"> § 2º da Lei 12.764/12</w:delText>
          </w:r>
        </w:del>
      </w:ins>
      <w:ins w:id="225" w:author="Office 01" w:date="2026-01-12T11:49:00Z" w16du:dateUtc="2026-01-12T14:49:00Z">
        <w:del w:id="226" w:author="Marília Saraiva" w:date="2026-01-12T16:24:00Z" w16du:dateUtc="2026-01-12T19:24:00Z">
          <w:r>
            <w:rPr>
              <w:rStyle w:val="Refdenotaderodap"/>
              <w:rFonts w:ascii="Roboto" w:hAnsi="Roboto"/>
              <w:sz w:val="23"/>
              <w:szCs w:val="23"/>
            </w:rPr>
            <w:footnoteReference w:id="3"/>
          </w:r>
        </w:del>
      </w:ins>
      <w:ins w:id="242" w:author="Office 01" w:date="2026-01-12T11:46:00Z">
        <w:del w:id="243" w:author="Marília Saraiva" w:date="2026-01-12T16:24:00Z" w16du:dateUtc="2026-01-12T19:24:00Z">
          <w:r>
            <w:rPr>
              <w:rFonts w:ascii="Roboto" w:hAnsi="Roboto"/>
              <w:sz w:val="23"/>
              <w:szCs w:val="23"/>
              <w:rPrChange w:id="244" w:author="Office 01" w:date="2026-01-12T11:46:00Z" w16du:dateUtc="2026-01-12T14:46:00Z">
                <w:rPr/>
              </w:rPrChange>
            </w:rPr>
            <w:delText xml:space="preserve">, assim como </w:delText>
          </w:r>
        </w:del>
      </w:ins>
      <w:ins w:id="245" w:author="Office 01" w:date="2026-01-12T11:53:00Z" w16du:dateUtc="2026-01-12T14:53:00Z">
        <w:del w:id="246" w:author="Marília Saraiva" w:date="2026-01-12T16:24:00Z" w16du:dateUtc="2026-01-12T19:24:00Z">
          <w:r>
            <w:rPr>
              <w:rFonts w:ascii="Roboto" w:hAnsi="Roboto"/>
              <w:sz w:val="23"/>
              <w:szCs w:val="23"/>
            </w:rPr>
            <w:delText>em atenção ao</w:delText>
          </w:r>
        </w:del>
      </w:ins>
      <w:ins w:id="247" w:author="Office 01" w:date="2026-01-12T11:46:00Z">
        <w:del w:id="248" w:author="Marília Saraiva" w:date="2026-01-12T16:24:00Z" w16du:dateUtc="2026-01-12T19:24:00Z">
          <w:r>
            <w:rPr>
              <w:rFonts w:ascii="Roboto" w:hAnsi="Roboto"/>
              <w:sz w:val="23"/>
              <w:szCs w:val="23"/>
              <w:rPrChange w:id="249" w:author="Office 01" w:date="2026-01-12T11:46:00Z" w16du:dateUtc="2026-01-12T14:46:00Z">
                <w:rPr/>
              </w:rPrChange>
            </w:rPr>
            <w:delText xml:space="preserve"> que restou decidido no Tema 324 – TNU, tem-se que é possível a dedução integral como despesas médicas dos gastos relativos à instrução</w:delText>
          </w:r>
        </w:del>
      </w:ins>
      <w:ins w:id="250" w:author="Office 01" w:date="2026-01-12T12:00:00Z" w16du:dateUtc="2026-01-12T15:00:00Z">
        <w:del w:id="251" w:author="Marília Saraiva" w:date="2026-01-12T16:24:00Z" w16du:dateUtc="2026-01-12T19:24:00Z">
          <w:r>
            <w:rPr>
              <w:rFonts w:ascii="Roboto" w:hAnsi="Roboto"/>
              <w:sz w:val="23"/>
              <w:szCs w:val="23"/>
            </w:rPr>
            <w:delText xml:space="preserve">, </w:delText>
          </w:r>
        </w:del>
      </w:ins>
      <w:ins w:id="252" w:author="Office 01" w:date="2026-01-12T12:00:00Z">
        <w:del w:id="253" w:author="Marília Saraiva" w:date="2026-01-12T16:24:00Z" w16du:dateUtc="2026-01-12T19:24:00Z">
          <w:r>
            <w:rPr>
              <w:rFonts w:ascii="Roboto" w:hAnsi="Roboto"/>
              <w:sz w:val="23"/>
              <w:szCs w:val="23"/>
            </w:rPr>
            <w:delText>independentemente de o estabelecimento de ensino ser destinado</w:delText>
          </w:r>
        </w:del>
      </w:ins>
      <w:ins w:id="254" w:author="Office 01" w:date="2026-01-12T12:00:00Z" w16du:dateUtc="2026-01-12T15:00:00Z">
        <w:del w:id="255" w:author="Marília Saraiva" w:date="2026-01-12T16:24:00Z" w16du:dateUtc="2026-01-12T19:24:00Z">
          <w:r>
            <w:rPr>
              <w:rFonts w:ascii="Roboto" w:hAnsi="Roboto"/>
              <w:sz w:val="23"/>
              <w:szCs w:val="23"/>
            </w:rPr>
            <w:delText xml:space="preserve"> </w:delText>
          </w:r>
          <w:r>
            <w:rPr>
              <w:rFonts w:ascii="Roboto" w:hAnsi="Roboto"/>
              <w:sz w:val="23"/>
              <w:szCs w:val="23"/>
            </w:rPr>
            <w:delText>exclusivamente à educação de pessoas com deficiência física ou</w:delText>
          </w:r>
          <w:r>
            <w:rPr>
              <w:rFonts w:ascii="Roboto" w:hAnsi="Roboto"/>
              <w:sz w:val="23"/>
              <w:szCs w:val="23"/>
            </w:rPr>
            <w:delText xml:space="preserve"> </w:delText>
          </w:r>
          <w:r>
            <w:rPr>
              <w:rFonts w:ascii="Roboto" w:hAnsi="Roboto"/>
              <w:sz w:val="23"/>
              <w:szCs w:val="23"/>
            </w:rPr>
            <w:delText>mental.</w:delText>
          </w:r>
        </w:del>
      </w:ins>
    </w:p>
    <w:p w14:paraId="2CD76498" w14:textId="77777777">
      <w:pPr>
        <w:widowControl w:val="0"/>
        <w:spacing w:line="276" w:lineRule="auto"/>
        <w:jc w:val="both"/>
        <w:rPr>
          <w:ins w:id="256" w:author="Marília Saraiva" w:date="2026-01-12T16:25:00Z" w16du:dateUtc="2026-01-12T19:25:00Z"/>
          <w:rFonts w:ascii="Roboto" w:hAnsi="Roboto"/>
          <w:sz w:val="23"/>
          <w:szCs w:val="23"/>
        </w:rPr>
      </w:pPr>
    </w:p>
    <w:p w14:paraId="5817AAEE" w14:textId="3348D459">
      <w:pPr>
        <w:widowControl w:val="0"/>
        <w:spacing w:line="276" w:lineRule="auto"/>
        <w:jc w:val="both"/>
        <w:rPr>
          <w:ins w:id="257" w:author="Office 01" w:date="2026-01-12T11:59:00Z" w16du:dateUtc="2026-01-12T14:59:00Z"/>
          <w:del w:id="258" w:author="Marília Saraiva" w:date="2026-01-12T16:25:00Z" w16du:dateUtc="2026-01-12T19:25:00Z"/>
          <w:rFonts w:ascii="Roboto" w:hAnsi="Roboto"/>
          <w:sz w:val="23"/>
          <w:szCs w:val="23"/>
        </w:rPr>
      </w:pPr>
    </w:p>
    <w:p w14:paraId="45AEF0DA" w14:textId="2F043C93">
      <w:pPr>
        <w:spacing w:line="276" w:lineRule="auto"/>
        <w:jc w:val="both"/>
        <w:rPr>
          <w:ins w:id="259" w:author="Office 01" w:date="2026-01-12T12:04:00Z" w16du:dateUtc="2026-01-12T15:04:00Z"/>
          <w:del w:id="260" w:author="Marília Saraiva" w:date="2026-01-12T16:25:00Z" w16du:dateUtc="2026-01-12T19:25:00Z"/>
          <w:rFonts w:ascii="Roboto" w:hAnsi="Roboto"/>
          <w:sz w:val="23"/>
          <w:szCs w:val="23"/>
        </w:rPr>
        <w:pPrChange w:id="261" w:author="Office 01" w:date="2026-01-12T12:37:00Z" w16du:dateUtc="2026-01-12T15:37:00Z">
          <w:pPr>
            <w:widowControl w:val="0"/>
            <w:spacing w:line="276" w:lineRule="auto"/>
            <w:jc w:val="both"/>
          </w:pPr>
        </w:pPrChange>
      </w:pPr>
      <w:ins w:id="262" w:author="Office 01" w:date="2026-01-12T12:15:00Z" w16du:dateUtc="2026-01-12T15:15:00Z">
        <w:del w:id="263" w:author="Marília Saraiva" w:date="2026-01-12T16:25:00Z" w16du:dateUtc="2026-01-12T19:25:00Z">
          <w:r>
            <w:rPr>
              <w:rFonts w:ascii="Roboto" w:hAnsi="Roboto"/>
              <w:sz w:val="23"/>
              <w:szCs w:val="23"/>
            </w:rPr>
            <w:delText>No entanto</w:delText>
          </w:r>
        </w:del>
      </w:ins>
      <w:ins w:id="264" w:author="Office 01" w:date="2026-01-12T11:59:00Z" w16du:dateUtc="2026-01-12T14:59:00Z">
        <w:del w:id="265" w:author="Marília Saraiva" w:date="2026-01-12T16:25:00Z" w16du:dateUtc="2026-01-12T19:25:00Z">
          <w:r>
            <w:rPr>
              <w:rFonts w:ascii="Roboto" w:hAnsi="Roboto"/>
              <w:sz w:val="23"/>
              <w:szCs w:val="23"/>
            </w:rPr>
            <w:delText>, a R</w:delText>
          </w:r>
          <w:r>
            <w:rPr>
              <w:rFonts w:ascii="Roboto" w:hAnsi="Roboto"/>
              <w:sz w:val="23"/>
              <w:szCs w:val="23"/>
            </w:rPr>
            <w:delText xml:space="preserve">é </w:delText>
          </w:r>
          <w:r>
            <w:rPr>
              <w:rFonts w:ascii="Roboto" w:hAnsi="Roboto"/>
              <w:sz w:val="23"/>
              <w:szCs w:val="23"/>
            </w:rPr>
            <w:delText xml:space="preserve">restringe tal direito </w:delText>
          </w:r>
        </w:del>
      </w:ins>
      <w:ins w:id="266" w:author="Office 01" w:date="2026-01-12T12:15:00Z" w16du:dateUtc="2026-01-12T15:15:00Z">
        <w:del w:id="267" w:author="Marília Saraiva" w:date="2026-01-12T16:25:00Z" w16du:dateUtc="2026-01-12T19:25:00Z">
          <w:r>
            <w:rPr>
              <w:rFonts w:ascii="Roboto" w:hAnsi="Roboto"/>
              <w:sz w:val="23"/>
              <w:szCs w:val="23"/>
            </w:rPr>
            <w:delText>aos</w:delText>
          </w:r>
        </w:del>
      </w:ins>
      <w:ins w:id="268" w:author="Office 01" w:date="2026-01-12T11:59:00Z" w16du:dateUtc="2026-01-12T14:59:00Z">
        <w:del w:id="269" w:author="Marília Saraiva" w:date="2026-01-12T16:25:00Z" w16du:dateUtc="2026-01-12T19:25:00Z">
          <w:r>
            <w:rPr>
              <w:rFonts w:ascii="Roboto" w:hAnsi="Roboto"/>
              <w:sz w:val="23"/>
              <w:szCs w:val="23"/>
            </w:rPr>
            <w:delText xml:space="preserve"> casos no qua</w:delText>
          </w:r>
        </w:del>
      </w:ins>
      <w:ins w:id="270" w:author="Office 01" w:date="2026-01-12T12:15:00Z" w16du:dateUtc="2026-01-12T15:15:00Z">
        <w:del w:id="271" w:author="Marília Saraiva" w:date="2026-01-12T16:25:00Z" w16du:dateUtc="2026-01-12T19:25:00Z">
          <w:r>
            <w:rPr>
              <w:rFonts w:ascii="Roboto" w:hAnsi="Roboto"/>
              <w:sz w:val="23"/>
              <w:szCs w:val="23"/>
            </w:rPr>
            <w:delText>is</w:delText>
          </w:r>
        </w:del>
      </w:ins>
      <w:ins w:id="272" w:author="Office 01" w:date="2026-01-12T11:59:00Z" w16du:dateUtc="2026-01-12T14:59:00Z">
        <w:del w:id="273" w:author="Marília Saraiva" w:date="2026-01-12T16:25:00Z" w16du:dateUtc="2026-01-12T19:25:00Z">
          <w:r>
            <w:rPr>
              <w:rFonts w:ascii="Roboto" w:hAnsi="Roboto"/>
              <w:sz w:val="23"/>
              <w:szCs w:val="23"/>
            </w:rPr>
            <w:delText xml:space="preserve"> </w:delText>
          </w:r>
        </w:del>
      </w:ins>
      <w:ins w:id="274" w:author="Office 01" w:date="2026-01-12T12:01:00Z" w16du:dateUtc="2026-01-12T15:01:00Z">
        <w:del w:id="275" w:author="Marília Saraiva" w:date="2026-01-12T16:25:00Z" w16du:dateUtc="2026-01-12T19:25:00Z">
          <w:r>
            <w:rPr>
              <w:rFonts w:ascii="Roboto" w:hAnsi="Roboto"/>
              <w:sz w:val="23"/>
              <w:szCs w:val="23"/>
            </w:rPr>
            <w:delText>o portador de deficiência</w:delText>
          </w:r>
        </w:del>
      </w:ins>
      <w:ins w:id="276" w:author="Office 01" w:date="2026-01-12T11:59:00Z" w16du:dateUtc="2026-01-12T14:59:00Z">
        <w:del w:id="277" w:author="Marília Saraiva" w:date="2026-01-12T16:25:00Z" w16du:dateUtc="2026-01-12T19:25:00Z">
          <w:r>
            <w:rPr>
              <w:rFonts w:ascii="Roboto" w:hAnsi="Roboto"/>
              <w:sz w:val="23"/>
              <w:szCs w:val="23"/>
            </w:rPr>
            <w:delText xml:space="preserve"> está matriculad</w:delText>
          </w:r>
        </w:del>
      </w:ins>
      <w:ins w:id="278" w:author="Office 01" w:date="2026-01-12T12:01:00Z" w16du:dateUtc="2026-01-12T15:01:00Z">
        <w:del w:id="279" w:author="Marília Saraiva" w:date="2026-01-12T16:25:00Z" w16du:dateUtc="2026-01-12T19:25:00Z">
          <w:r>
            <w:rPr>
              <w:rFonts w:ascii="Roboto" w:hAnsi="Roboto"/>
              <w:sz w:val="23"/>
              <w:szCs w:val="23"/>
            </w:rPr>
            <w:delText>o</w:delText>
          </w:r>
        </w:del>
      </w:ins>
      <w:ins w:id="280" w:author="Office 01" w:date="2026-01-12T11:59:00Z" w16du:dateUtc="2026-01-12T14:59:00Z">
        <w:del w:id="281" w:author="Marília Saraiva" w:date="2026-01-12T16:25:00Z" w16du:dateUtc="2026-01-12T19:25:00Z">
          <w:r>
            <w:rPr>
              <w:rFonts w:ascii="Roboto" w:hAnsi="Roboto"/>
              <w:sz w:val="23"/>
              <w:szCs w:val="23"/>
            </w:rPr>
            <w:delText xml:space="preserve"> em </w:delText>
          </w:r>
        </w:del>
      </w:ins>
      <w:ins w:id="282" w:author="Office 01" w:date="2026-01-12T12:16:00Z" w16du:dateUtc="2026-01-12T15:16:00Z">
        <w:del w:id="283" w:author="Marília Saraiva" w:date="2026-01-12T16:25:00Z" w16du:dateUtc="2026-01-12T19:25:00Z">
          <w:r>
            <w:rPr>
              <w:rFonts w:ascii="Roboto" w:hAnsi="Roboto"/>
              <w:sz w:val="23"/>
              <w:szCs w:val="23"/>
            </w:rPr>
            <w:delText>entidades destinadas a pessoas com deficiência física ou mental</w:delText>
          </w:r>
        </w:del>
      </w:ins>
      <w:ins w:id="284" w:author="Office 01" w:date="2026-01-12T11:59:00Z" w16du:dateUtc="2026-01-12T14:59:00Z">
        <w:del w:id="285" w:author="Marília Saraiva" w:date="2026-01-12T16:25:00Z" w16du:dateUtc="2026-01-12T19:25:00Z">
          <w:r>
            <w:rPr>
              <w:rFonts w:ascii="Roboto" w:hAnsi="Roboto"/>
              <w:sz w:val="23"/>
              <w:szCs w:val="23"/>
            </w:rPr>
            <w:delText xml:space="preserve">, </w:delText>
          </w:r>
        </w:del>
      </w:ins>
      <w:ins w:id="286" w:author="Office 01" w:date="2026-01-12T12:04:00Z" w16du:dateUtc="2026-01-12T15:04:00Z">
        <w:del w:id="287" w:author="Marília Saraiva" w:date="2026-01-12T16:25:00Z" w16du:dateUtc="2026-01-12T19:25:00Z">
          <w:r>
            <w:rPr>
              <w:rFonts w:ascii="Roboto" w:hAnsi="Roboto"/>
              <w:sz w:val="23"/>
              <w:szCs w:val="23"/>
            </w:rPr>
            <w:delText>conforme previsto no</w:delText>
          </w:r>
        </w:del>
      </w:ins>
      <w:ins w:id="288" w:author="Office 01" w:date="2026-01-12T12:05:00Z" w16du:dateUtc="2026-01-12T15:05:00Z">
        <w:del w:id="289" w:author="Marília Saraiva" w:date="2026-01-12T16:25:00Z" w16du:dateUtc="2026-01-12T19:25:00Z">
          <w:r>
            <w:rPr>
              <w:rFonts w:ascii="Roboto" w:hAnsi="Roboto"/>
              <w:sz w:val="23"/>
              <w:szCs w:val="23"/>
            </w:rPr>
            <w:delText xml:space="preserve"> art.73, §3º do </w:delText>
          </w:r>
        </w:del>
      </w:ins>
      <w:ins w:id="290" w:author="Office 01" w:date="2026-01-12T12:05:00Z">
        <w:del w:id="291" w:author="Marília Saraiva" w:date="2026-01-12T16:25:00Z" w16du:dateUtc="2026-01-12T19:25:00Z">
          <w:r>
            <w:rPr>
              <w:rFonts w:ascii="Roboto" w:hAnsi="Roboto"/>
              <w:sz w:val="23"/>
              <w:szCs w:val="23"/>
            </w:rPr>
            <w:delText>Decreto n</w:delText>
          </w:r>
        </w:del>
      </w:ins>
      <w:ins w:id="292" w:author="Office 01" w:date="2026-01-12T12:13:00Z" w16du:dateUtc="2026-01-12T15:13:00Z">
        <w:del w:id="293" w:author="Marília Saraiva" w:date="2026-01-12T16:25:00Z" w16du:dateUtc="2026-01-12T19:25:00Z">
          <w:r>
            <w:rPr>
              <w:rFonts w:ascii="Roboto" w:hAnsi="Roboto"/>
              <w:sz w:val="23"/>
              <w:szCs w:val="23"/>
            </w:rPr>
            <w:delText>º</w:delText>
          </w:r>
        </w:del>
      </w:ins>
      <w:ins w:id="294" w:author="Office 01" w:date="2026-01-12T12:05:00Z">
        <w:del w:id="295" w:author="Marília Saraiva" w:date="2026-01-12T16:25:00Z" w16du:dateUtc="2026-01-12T19:25:00Z">
          <w:r>
            <w:rPr>
              <w:rFonts w:ascii="Roboto" w:hAnsi="Roboto"/>
              <w:sz w:val="23"/>
              <w:szCs w:val="23"/>
            </w:rPr>
            <w:delText xml:space="preserve"> 9.580/2018</w:delText>
          </w:r>
        </w:del>
      </w:ins>
      <w:ins w:id="296" w:author="Office 01" w:date="2026-01-12T12:09:00Z" w16du:dateUtc="2026-01-12T15:09:00Z">
        <w:del w:id="297" w:author="Marília Saraiva" w:date="2026-01-12T16:25:00Z" w16du:dateUtc="2026-01-12T19:25:00Z">
          <w:r>
            <w:rPr>
              <w:rFonts w:ascii="Roboto" w:hAnsi="Roboto"/>
              <w:sz w:val="23"/>
              <w:szCs w:val="23"/>
            </w:rPr>
            <w:delText xml:space="preserve"> e </w:delText>
          </w:r>
          <w:r>
            <w:rPr>
              <w:rFonts w:ascii="Roboto" w:hAnsi="Roboto"/>
              <w:sz w:val="23"/>
              <w:szCs w:val="23"/>
            </w:rPr>
            <w:delText>art</w:delText>
          </w:r>
        </w:del>
      </w:ins>
      <w:ins w:id="298" w:author="Office 01" w:date="2026-01-12T12:10:00Z" w16du:dateUtc="2026-01-12T15:10:00Z">
        <w:del w:id="299" w:author="Marília Saraiva" w:date="2026-01-12T16:25:00Z" w16du:dateUtc="2026-01-12T19:25:00Z">
          <w:r>
            <w:rPr>
              <w:rFonts w:ascii="Roboto" w:hAnsi="Roboto"/>
              <w:sz w:val="23"/>
              <w:szCs w:val="23"/>
            </w:rPr>
            <w:delText>s.</w:delText>
          </w:r>
        </w:del>
      </w:ins>
      <w:ins w:id="300" w:author="Office 01" w:date="2026-01-12T12:09:00Z" w16du:dateUtc="2026-01-12T15:09:00Z">
        <w:del w:id="301" w:author="Marília Saraiva" w:date="2026-01-12T16:25:00Z" w16du:dateUtc="2026-01-12T19:25:00Z">
          <w:r>
            <w:rPr>
              <w:rFonts w:ascii="Roboto" w:hAnsi="Roboto"/>
              <w:sz w:val="23"/>
              <w:szCs w:val="23"/>
            </w:rPr>
            <w:delText xml:space="preserve"> 91, § 5</w:delText>
          </w:r>
        </w:del>
      </w:ins>
      <w:ins w:id="302" w:author="Office 01" w:date="2026-01-12T12:10:00Z" w16du:dateUtc="2026-01-12T15:10:00Z">
        <w:del w:id="303" w:author="Marília Saraiva" w:date="2026-01-12T16:25:00Z" w16du:dateUtc="2026-01-12T19:25:00Z">
          <w:r>
            <w:rPr>
              <w:rFonts w:ascii="Roboto" w:hAnsi="Roboto"/>
              <w:sz w:val="23"/>
              <w:szCs w:val="23"/>
            </w:rPr>
            <w:delText>º</w:delText>
          </w:r>
        </w:del>
      </w:ins>
      <w:ins w:id="304" w:author="Office 01" w:date="2026-01-12T12:09:00Z" w16du:dateUtc="2026-01-12T15:09:00Z">
        <w:del w:id="305" w:author="Marília Saraiva" w:date="2026-01-12T16:25:00Z" w16du:dateUtc="2026-01-12T19:25:00Z">
          <w:r>
            <w:rPr>
              <w:rFonts w:ascii="Roboto" w:hAnsi="Roboto"/>
              <w:sz w:val="23"/>
              <w:szCs w:val="23"/>
            </w:rPr>
            <w:delText xml:space="preserve"> e 95,</w:delText>
          </w:r>
          <w:r>
            <w:rPr>
              <w:rFonts w:ascii="Roboto" w:hAnsi="Roboto"/>
              <w:sz w:val="23"/>
              <w:szCs w:val="23"/>
            </w:rPr>
            <w:delText xml:space="preserve"> </w:delText>
          </w:r>
          <w:r>
            <w:rPr>
              <w:rFonts w:ascii="Roboto" w:hAnsi="Roboto"/>
              <w:sz w:val="23"/>
              <w:szCs w:val="23"/>
            </w:rPr>
            <w:delText>da Instrução Normativa RFB n</w:delText>
          </w:r>
        </w:del>
      </w:ins>
      <w:ins w:id="306" w:author="Office 01" w:date="2026-01-12T12:13:00Z" w16du:dateUtc="2026-01-12T15:13:00Z">
        <w:del w:id="307" w:author="Marília Saraiva" w:date="2026-01-12T16:25:00Z" w16du:dateUtc="2026-01-12T19:25:00Z">
          <w:r>
            <w:rPr>
              <w:rFonts w:ascii="Roboto" w:hAnsi="Roboto"/>
              <w:sz w:val="23"/>
              <w:szCs w:val="23"/>
            </w:rPr>
            <w:delText>º</w:delText>
          </w:r>
        </w:del>
      </w:ins>
      <w:ins w:id="308" w:author="Office 01" w:date="2026-01-12T12:09:00Z" w16du:dateUtc="2026-01-12T15:09:00Z">
        <w:del w:id="309" w:author="Marília Saraiva" w:date="2026-01-12T16:25:00Z" w16du:dateUtc="2026-01-12T19:25:00Z">
          <w:r>
            <w:rPr>
              <w:rFonts w:ascii="Roboto" w:hAnsi="Roboto"/>
              <w:sz w:val="23"/>
              <w:szCs w:val="23"/>
            </w:rPr>
            <w:delText xml:space="preserve"> 1.500/2014</w:delText>
          </w:r>
        </w:del>
      </w:ins>
      <w:ins w:id="310" w:author="Office 01" w:date="2026-01-12T12:10:00Z" w16du:dateUtc="2026-01-12T15:10:00Z">
        <w:del w:id="311" w:author="Marília Saraiva" w:date="2026-01-12T16:25:00Z" w16du:dateUtc="2026-01-12T19:25:00Z">
          <w:r>
            <w:rPr>
              <w:rFonts w:ascii="Roboto" w:hAnsi="Roboto"/>
              <w:sz w:val="23"/>
              <w:szCs w:val="23"/>
            </w:rPr>
            <w:delText>:</w:delText>
          </w:r>
        </w:del>
      </w:ins>
    </w:p>
    <w:p w14:paraId="30A8BB8E" w14:textId="77777777">
      <w:pPr>
        <w:widowControl w:val="0"/>
        <w:spacing w:line="276" w:lineRule="auto"/>
        <w:jc w:val="both"/>
        <w:rPr>
          <w:ins w:id="312" w:author="Office 01" w:date="2026-01-12T12:04:00Z" w16du:dateUtc="2026-01-12T15:04:00Z"/>
          <w:rFonts w:ascii="Roboto" w:hAnsi="Roboto"/>
          <w:sz w:val="23"/>
          <w:szCs w:val="23"/>
        </w:rPr>
      </w:pPr>
    </w:p>
    <w:p w14:paraId="1D0E2466" w14:textId="20751D7E">
      <w:pPr>
        <w:widowControl w:val="0"/>
        <w:spacing w:line="276" w:lineRule="auto"/>
        <w:ind w:left="2268" w:firstLine="0"/>
        <w:jc w:val="both"/>
        <w:rPr>
          <w:ins w:id="313" w:author="Office 01" w:date="2026-01-12T12:13:00Z" w16du:dateUtc="2026-01-12T15:13:00Z"/>
          <w:rFonts w:ascii="Roboto" w:hAnsi="Roboto"/>
          <w:sz w:val="21"/>
          <w:szCs w:val="21"/>
          <w:u w:val="single"/>
          <w:rPrChange w:id="314" w:author="Office 01" w:date="2026-01-12T12:14:00Z" w16du:dateUtc="2026-01-12T15:14:00Z">
            <w:rPr>
              <w:ins w:id="315" w:author="Office 01" w:date="2026-01-12T12:13:00Z" w16du:dateUtc="2026-01-12T15:13:00Z"/>
              <w:rFonts w:ascii="Roboto" w:hAnsi="Roboto"/>
              <w:sz w:val="21"/>
              <w:szCs w:val="21"/>
            </w:rPr>
          </w:rPrChange>
        </w:rPr>
      </w:pPr>
      <w:ins w:id="316" w:author="Office 01" w:date="2026-01-12T12:14:00Z" w16du:dateUtc="2026-01-12T15:14:00Z">
        <w:r>
          <w:rPr>
            <w:rFonts w:ascii="Roboto" w:hAnsi="Roboto"/>
            <w:sz w:val="21"/>
            <w:szCs w:val="21"/>
            <w:u w:val="single"/>
            <w:rPrChange w:id="317" w:author="Office 01" w:date="2026-01-12T12:14:00Z" w16du:dateUtc="2026-01-12T15:14:00Z">
              <w:rPr>
                <w:rFonts w:ascii="Roboto" w:hAnsi="Roboto"/>
                <w:sz w:val="21"/>
                <w:szCs w:val="21"/>
              </w:rPr>
            </w:rPrChange>
          </w:rPr>
          <w:t>DECRETO N</w:t>
        </w:r>
        <w:r>
          <w:rPr>
            <w:rFonts w:ascii="Roboto" w:hAnsi="Roboto"/>
            <w:sz w:val="21"/>
            <w:szCs w:val="21"/>
            <w:u w:val="single"/>
            <w:rPrChange w:id="318" w:author="Office 01" w:date="2026-01-12T12:14:00Z" w16du:dateUtc="2026-01-12T15:14:00Z">
              <w:rPr>
                <w:rFonts w:ascii="Roboto" w:hAnsi="Roboto"/>
                <w:sz w:val="21"/>
                <w:szCs w:val="21"/>
              </w:rPr>
            </w:rPrChange>
          </w:rPr>
          <w:t>º</w:t>
        </w:r>
        <w:r>
          <w:rPr>
            <w:rFonts w:ascii="Roboto" w:hAnsi="Roboto"/>
            <w:sz w:val="21"/>
            <w:szCs w:val="21"/>
            <w:u w:val="single"/>
            <w:rPrChange w:id="319" w:author="Office 01" w:date="2026-01-12T12:14:00Z" w16du:dateUtc="2026-01-12T15:14:00Z">
              <w:rPr>
                <w:rFonts w:ascii="Roboto" w:hAnsi="Roboto"/>
                <w:sz w:val="21"/>
                <w:szCs w:val="21"/>
              </w:rPr>
            </w:rPrChange>
          </w:rPr>
          <w:t xml:space="preserve"> 9.580/2018</w:t>
        </w:r>
      </w:ins>
    </w:p>
    <w:p w14:paraId="108BEA34" w14:textId="1BBF82EB">
      <w:pPr>
        <w:widowControl w:val="0"/>
        <w:spacing w:line="276" w:lineRule="auto"/>
        <w:ind w:left="2268" w:firstLine="0"/>
        <w:jc w:val="both"/>
        <w:rPr>
          <w:ins w:id="320" w:author="Office 01" w:date="2026-01-12T12:06:00Z" w16du:dateUtc="2026-01-12T15:06:00Z"/>
          <w:rFonts w:ascii="Roboto" w:hAnsi="Roboto"/>
          <w:sz w:val="21"/>
          <w:szCs w:val="21"/>
          <w:rPrChange w:id="321" w:author="Office 01" w:date="2026-01-12T12:06:00Z" w16du:dateUtc="2026-01-12T15:06:00Z">
            <w:rPr>
              <w:ins w:id="322" w:author="Office 01" w:date="2026-01-12T12:06:00Z" w16du:dateUtc="2026-01-12T15:06:00Z"/>
              <w:rFonts w:ascii="Roboto" w:hAnsi="Roboto"/>
              <w:sz w:val="23"/>
              <w:szCs w:val="23"/>
            </w:rPr>
          </w:rPrChange>
        </w:rPr>
        <w:pPrChange w:id="323" w:author="Office 01" w:date="2026-01-12T12:06:00Z" w16du:dateUtc="2026-01-12T15:06:00Z">
          <w:pPr>
            <w:widowControl w:val="0"/>
            <w:spacing w:line="276" w:lineRule="auto"/>
            <w:jc w:val="both"/>
          </w:pPr>
        </w:pPrChange>
      </w:pPr>
      <w:ins w:id="324" w:author="Office 01" w:date="2026-01-12T12:06:00Z" w16du:dateUtc="2026-01-12T15:06:00Z">
        <w:r>
          <w:rPr>
            <w:rFonts w:ascii="Roboto" w:hAnsi="Roboto"/>
            <w:sz w:val="21"/>
            <w:szCs w:val="21"/>
            <w:rPrChange w:id="325" w:author="Office 01" w:date="2026-01-12T12:06:00Z" w16du:dateUtc="2026-01-12T15:06:00Z">
              <w:rPr>
                <w:rFonts w:ascii="Roboto" w:hAnsi="Roboto"/>
                <w:sz w:val="23"/>
                <w:szCs w:val="23"/>
              </w:rPr>
            </w:rPrChange>
          </w:rPr>
          <w:t>Art. 73. Na determinação da base de cálculo do imposto sobre a renda devido na declaração de ajuste anual, poderão ser deduzidos os pagamentos efetuados, no ano-calendário, a médicos, dentistas, psicólogos, fisioterapeutas, fonoaudiólogos, terapeutas ocupacionais e hospitais, e as despesas com exames laboratoriais, serviços radiológicos, aparelhos ortopédicos e próteses ortopédicas e dentárias (Lei nº 9.250, de 1995, art. 8º, caput, inciso II, alínea “a” ).</w:t>
        </w:r>
      </w:ins>
    </w:p>
    <w:p w14:paraId="16A4EAD4" w14:textId="20DE96B5">
      <w:pPr>
        <w:widowControl w:val="0"/>
        <w:spacing w:line="276" w:lineRule="auto"/>
        <w:ind w:left="2268" w:firstLine="0"/>
        <w:jc w:val="both"/>
        <w:rPr>
          <w:ins w:id="326" w:author="Office 01" w:date="2026-01-12T12:06:00Z" w16du:dateUtc="2026-01-12T15:06:00Z"/>
          <w:del w:id="327" w:author="Luiz Fernando Garcia Landeiro" w:date="2026-01-16T16:50:00Z" w16du:dateUtc="2026-01-16T19:50:00Z"/>
          <w:rFonts w:ascii="Roboto" w:hAnsi="Roboto"/>
          <w:sz w:val="21"/>
          <w:szCs w:val="21"/>
          <w:rPrChange w:id="328" w:author="Office 01" w:date="2026-01-12T12:06:00Z" w16du:dateUtc="2026-01-12T15:06:00Z">
            <w:rPr>
              <w:ins w:id="329" w:author="Office 01" w:date="2026-01-12T12:06:00Z" w16du:dateUtc="2026-01-12T15:06:00Z"/>
              <w:del w:id="330" w:author="Luiz Fernando Garcia Landeiro" w:date="2026-01-16T16:50:00Z" w16du:dateUtc="2026-01-16T19:50:00Z"/>
              <w:rFonts w:ascii="Roboto" w:hAnsi="Roboto"/>
              <w:sz w:val="23"/>
              <w:szCs w:val="23"/>
            </w:rPr>
          </w:rPrChange>
        </w:rPr>
        <w:pPrChange w:id="331" w:author="Office 01" w:date="2026-01-12T12:07:00Z" w16du:dateUtc="2026-01-12T15:07:00Z">
          <w:pPr>
            <w:widowControl w:val="0"/>
            <w:spacing w:line="276" w:lineRule="auto"/>
            <w:jc w:val="both"/>
          </w:pPr>
        </w:pPrChange>
      </w:pPr>
      <w:ins w:id="332" w:author="Office 01" w:date="2026-01-12T12:06:00Z" w16du:dateUtc="2026-01-12T15:06:00Z">
        <w:r>
          <w:rPr>
            <w:rFonts w:ascii="Roboto" w:hAnsi="Roboto"/>
            <w:sz w:val="21"/>
            <w:szCs w:val="21"/>
          </w:rPr>
          <w:t>[...</w:t>
        </w:r>
      </w:ins>
      <w:ins w:id="333" w:author="Office 01" w:date="2026-01-12T12:07:00Z" w16du:dateUtc="2026-01-12T15:07:00Z">
        <w:r>
          <w:rPr>
            <w:rFonts w:ascii="Roboto" w:hAnsi="Roboto"/>
            <w:sz w:val="21"/>
            <w:szCs w:val="21"/>
          </w:rPr>
          <w:t>]</w:t>
        </w:r>
      </w:ins>
      <w:ins w:id="334" w:author="Luiz Fernando Garcia Landeiro" w:date="2026-01-16T16:50:00Z" w16du:dateUtc="2026-01-16T19:50:00Z">
        <w:r>
          <w:rPr>
            <w:rFonts w:ascii="Roboto" w:hAnsi="Roboto"/>
            <w:sz w:val="21"/>
            <w:szCs w:val="21"/>
          </w:rPr>
          <w:t xml:space="preserve"> </w:t>
        </w:r>
      </w:ins>
    </w:p>
    <w:p w14:paraId="6CA95E90" w14:textId="4FD18282">
      <w:pPr>
        <w:widowControl w:val="0"/>
        <w:spacing w:line="276" w:lineRule="auto"/>
        <w:ind w:left="2268" w:firstLine="0"/>
        <w:jc w:val="both"/>
        <w:rPr>
          <w:ins w:id="335" w:author="Office 01" w:date="2026-01-12T12:11:00Z" w16du:dateUtc="2026-01-12T15:11:00Z"/>
          <w:rFonts w:ascii="Roboto" w:hAnsi="Roboto"/>
          <w:b/>
          <w:bCs/>
          <w:sz w:val="21"/>
          <w:szCs w:val="21"/>
        </w:rPr>
      </w:pPr>
      <w:ins w:id="336" w:author="Office 01" w:date="2026-01-12T12:06:00Z" w16du:dateUtc="2026-01-12T15:06:00Z">
        <w:r>
          <w:rPr>
            <w:rFonts w:ascii="Roboto" w:hAnsi="Roboto"/>
            <w:sz w:val="21"/>
            <w:szCs w:val="21"/>
            <w:rPrChange w:id="337" w:author="Office 01" w:date="2026-01-12T12:06:00Z" w16du:dateUtc="2026-01-12T15:06:00Z">
              <w:rPr>
                <w:rFonts w:ascii="Roboto" w:hAnsi="Roboto"/>
                <w:sz w:val="23"/>
                <w:szCs w:val="23"/>
              </w:rPr>
            </w:rPrChange>
          </w:rPr>
          <w:t xml:space="preserve">§ 3º Consideram-se dedutíveis como despesas médicas os pagamentos relativos à instrução de pessoa com deficiência física ou mental, desde que a deficiência seja atestada em laudo médico e que </w:t>
        </w:r>
        <w:r>
          <w:rPr>
            <w:rFonts w:ascii="Roboto" w:hAnsi="Roboto"/>
            <w:b/>
            <w:bCs/>
            <w:sz w:val="21"/>
            <w:szCs w:val="21"/>
            <w:rPrChange w:id="338" w:author="Office 01" w:date="2026-01-12T12:07:00Z" w16du:dateUtc="2026-01-12T15:07:00Z">
              <w:rPr>
                <w:rFonts w:ascii="Roboto" w:hAnsi="Roboto"/>
                <w:sz w:val="23"/>
                <w:szCs w:val="23"/>
              </w:rPr>
            </w:rPrChange>
          </w:rPr>
          <w:t>o pagamento seja efetuado a entidades destinadas a pessoas com deficiência física ou mental.</w:t>
        </w:r>
      </w:ins>
    </w:p>
    <w:p w14:paraId="2A12345F" w14:textId="77777777">
      <w:pPr>
        <w:widowControl w:val="0"/>
        <w:spacing w:line="276" w:lineRule="auto"/>
        <w:ind w:left="2268" w:firstLine="0"/>
        <w:jc w:val="both"/>
        <w:rPr>
          <w:ins w:id="339" w:author="Office 01" w:date="2026-01-12T12:13:00Z" w16du:dateUtc="2026-01-12T15:13:00Z"/>
          <w:rFonts w:ascii="Roboto" w:hAnsi="Roboto"/>
          <w:b/>
          <w:bCs/>
          <w:sz w:val="21"/>
          <w:szCs w:val="21"/>
        </w:rPr>
      </w:pPr>
    </w:p>
    <w:p w14:paraId="42EA69B0" w14:textId="77777777">
      <w:pPr>
        <w:widowControl w:val="0"/>
        <w:spacing w:line="276" w:lineRule="auto"/>
        <w:ind w:left="2268" w:firstLine="0"/>
        <w:jc w:val="both"/>
        <w:rPr>
          <w:ins w:id="340" w:author="Office 01" w:date="2026-01-12T12:11:00Z" w16du:dateUtc="2026-01-12T15:11:00Z"/>
          <w:rFonts w:ascii="Roboto" w:hAnsi="Roboto"/>
          <w:b/>
          <w:bCs/>
          <w:sz w:val="21"/>
          <w:szCs w:val="21"/>
        </w:rPr>
      </w:pPr>
    </w:p>
    <w:p w14:paraId="0F81338F" w14:textId="70E05C37">
      <w:pPr>
        <w:widowControl w:val="0"/>
        <w:spacing w:line="276" w:lineRule="auto"/>
        <w:ind w:left="2268" w:firstLine="0"/>
        <w:jc w:val="both"/>
        <w:rPr>
          <w:ins w:id="341" w:author="Office 01" w:date="2026-01-12T12:11:00Z" w16du:dateUtc="2026-01-12T15:11:00Z"/>
          <w:rFonts w:ascii="Roboto" w:hAnsi="Roboto"/>
          <w:sz w:val="21"/>
          <w:szCs w:val="21"/>
          <w:u w:val="single"/>
          <w:rPrChange w:id="342" w:author="Office 01" w:date="2026-01-12T12:13:00Z" w16du:dateUtc="2026-01-12T15:13:00Z">
            <w:rPr>
              <w:ins w:id="343" w:author="Office 01" w:date="2026-01-12T12:11:00Z" w16du:dateUtc="2026-01-12T15:11:00Z"/>
              <w:rFonts w:ascii="Roboto" w:hAnsi="Roboto"/>
              <w:b/>
              <w:bCs/>
              <w:sz w:val="21"/>
              <w:szCs w:val="21"/>
            </w:rPr>
          </w:rPrChange>
        </w:rPr>
      </w:pPr>
      <w:ins w:id="344" w:author="Office 01" w:date="2026-01-12T12:13:00Z" w16du:dateUtc="2026-01-12T15:13:00Z">
        <w:r>
          <w:rPr>
            <w:rFonts w:ascii="Roboto" w:hAnsi="Roboto"/>
            <w:sz w:val="21"/>
            <w:szCs w:val="21"/>
            <w:u w:val="single"/>
            <w:rPrChange w:id="345" w:author="Office 01" w:date="2026-01-12T12:13:00Z" w16du:dateUtc="2026-01-12T15:13:00Z">
              <w:rPr>
                <w:rFonts w:ascii="Roboto" w:hAnsi="Roboto"/>
                <w:sz w:val="21"/>
                <w:szCs w:val="21"/>
              </w:rPr>
            </w:rPrChange>
          </w:rPr>
          <w:t>IN RFB Nº15000/2014</w:t>
        </w:r>
      </w:ins>
    </w:p>
    <w:p w14:paraId="3C93AF1E" w14:textId="7B5FA782">
      <w:pPr>
        <w:widowControl w:val="0"/>
        <w:spacing w:line="276" w:lineRule="auto"/>
        <w:ind w:left="2268" w:firstLine="0"/>
        <w:jc w:val="both"/>
        <w:rPr>
          <w:ins w:id="346" w:author="Office 01" w:date="2026-01-12T12:11:00Z" w16du:dateUtc="2026-01-12T15:11:00Z"/>
          <w:rFonts w:ascii="Roboto" w:hAnsi="Roboto"/>
          <w:sz w:val="21"/>
          <w:szCs w:val="21"/>
        </w:rPr>
      </w:pPr>
      <w:ins w:id="347" w:author="Office 01" w:date="2026-01-12T12:11:00Z" w16du:dateUtc="2026-01-12T15:11:00Z">
        <w:r>
          <w:rPr>
            <w:rFonts w:ascii="Roboto" w:hAnsi="Roboto"/>
            <w:sz w:val="21"/>
            <w:szCs w:val="21"/>
            <w:rPrChange w:id="348" w:author="Office 01" w:date="2026-01-12T12:11:00Z" w16du:dateUtc="2026-01-12T15:11:00Z">
              <w:rPr>
                <w:rFonts w:ascii="Roboto" w:hAnsi="Roboto"/>
                <w:b/>
                <w:bCs/>
                <w:sz w:val="21"/>
                <w:szCs w:val="21"/>
              </w:rPr>
            </w:rPrChange>
          </w:rPr>
          <w:t>Art. 91. Na determinação da base de cálculo do imposto devido na DAA podem ser deduzidos, a título de despesas com instrução do contribuinte e de seus dependentes incluídos na declaração, os pagamentos efetuados a instituições de ensino até o limite anual individual constante da tabela do Anexo VIII a esta Instrução Normativa.</w:t>
        </w:r>
      </w:ins>
    </w:p>
    <w:p w14:paraId="242E93E1" w14:textId="2118BD61">
      <w:pPr>
        <w:widowControl w:val="0"/>
        <w:spacing w:line="276" w:lineRule="auto"/>
        <w:ind w:left="2268" w:firstLine="0"/>
        <w:jc w:val="both"/>
        <w:rPr>
          <w:ins w:id="349" w:author="Office 01" w:date="2026-01-12T12:11:00Z" w16du:dateUtc="2026-01-12T15:11:00Z"/>
          <w:del w:id="350" w:author="Luiz Fernando Garcia Landeiro" w:date="2026-01-16T16:50:00Z" w16du:dateUtc="2026-01-16T19:50:00Z"/>
          <w:rFonts w:ascii="Roboto" w:hAnsi="Roboto"/>
          <w:sz w:val="21"/>
          <w:szCs w:val="21"/>
        </w:rPr>
      </w:pPr>
      <w:ins w:id="351" w:author="Office 01" w:date="2026-01-12T12:11:00Z" w16du:dateUtc="2026-01-12T15:11:00Z">
        <w:r>
          <w:rPr>
            <w:rFonts w:ascii="Roboto" w:hAnsi="Roboto"/>
            <w:sz w:val="21"/>
            <w:szCs w:val="21"/>
          </w:rPr>
          <w:t>[...]</w:t>
        </w:r>
      </w:ins>
      <w:ins w:id="352" w:author="Luiz Fernando Garcia Landeiro" w:date="2026-01-16T16:50:00Z" w16du:dateUtc="2026-01-16T19:50:00Z">
        <w:r>
          <w:rPr>
            <w:rFonts w:ascii="Roboto" w:hAnsi="Roboto"/>
            <w:sz w:val="21"/>
            <w:szCs w:val="21"/>
          </w:rPr>
          <w:t xml:space="preserve"> </w:t>
        </w:r>
      </w:ins>
    </w:p>
    <w:p w14:paraId="2AF37731" w14:textId="7A22CD65">
      <w:pPr>
        <w:widowControl w:val="0"/>
        <w:spacing w:line="276" w:lineRule="auto"/>
        <w:ind w:left="2268" w:firstLine="0"/>
        <w:jc w:val="both"/>
        <w:rPr>
          <w:ins w:id="353" w:author="Office 01" w:date="2026-01-12T12:12:00Z" w16du:dateUtc="2026-01-12T15:12:00Z"/>
          <w:rFonts w:ascii="Roboto" w:hAnsi="Roboto"/>
          <w:b/>
          <w:bCs/>
          <w:sz w:val="21"/>
          <w:szCs w:val="21"/>
          <w:rPrChange w:id="354" w:author="Office 01" w:date="2026-01-12T12:13:00Z" w16du:dateUtc="2026-01-12T15:13:00Z">
            <w:rPr>
              <w:ins w:id="355" w:author="Office 01" w:date="2026-01-12T12:12:00Z" w16du:dateUtc="2026-01-12T15:12:00Z"/>
              <w:rFonts w:ascii="Roboto" w:hAnsi="Roboto"/>
              <w:sz w:val="21"/>
              <w:szCs w:val="21"/>
            </w:rPr>
          </w:rPrChange>
        </w:rPr>
      </w:pPr>
      <w:ins w:id="356" w:author="Office 01" w:date="2026-01-12T12:11:00Z">
        <w:r>
          <w:rPr>
            <w:rFonts w:ascii="Roboto" w:hAnsi="Roboto"/>
            <w:sz w:val="21"/>
            <w:szCs w:val="21"/>
          </w:rPr>
          <w:t xml:space="preserve">§ 5º As despesas com instrução de deficiente físico ou mental são dedutíveis a esse título, podendo ser deduzidas como despesa médica se a deficiência for atestada em laudo médico e </w:t>
        </w:r>
        <w:r>
          <w:rPr>
            <w:rFonts w:ascii="Roboto" w:hAnsi="Roboto"/>
            <w:b/>
            <w:bCs/>
            <w:sz w:val="21"/>
            <w:szCs w:val="21"/>
            <w:rPrChange w:id="357" w:author="Office 01" w:date="2026-01-12T12:13:00Z" w16du:dateUtc="2026-01-12T15:13:00Z">
              <w:rPr>
                <w:rFonts w:ascii="Roboto" w:hAnsi="Roboto"/>
                <w:sz w:val="21"/>
                <w:szCs w:val="21"/>
              </w:rPr>
            </w:rPrChange>
          </w:rPr>
          <w:t>o pagamento for efetuado a entidades de assistência a deficientes físicos ou mentais.</w:t>
        </w:r>
      </w:ins>
    </w:p>
    <w:p w14:paraId="5E224C3F" w14:textId="77777777">
      <w:pPr>
        <w:widowControl w:val="0"/>
        <w:spacing w:line="276" w:lineRule="auto"/>
        <w:ind w:left="2268" w:firstLine="0"/>
        <w:jc w:val="both"/>
        <w:rPr>
          <w:ins w:id="358" w:author="Office 01" w:date="2026-01-12T12:12:00Z" w16du:dateUtc="2026-01-12T15:12:00Z"/>
          <w:rFonts w:ascii="Roboto" w:hAnsi="Roboto"/>
          <w:sz w:val="21"/>
          <w:szCs w:val="21"/>
        </w:rPr>
      </w:pPr>
    </w:p>
    <w:p w14:paraId="407D0E2D" w14:textId="77777777">
      <w:pPr>
        <w:widowControl w:val="0"/>
        <w:spacing w:line="276" w:lineRule="auto"/>
        <w:ind w:left="2268" w:firstLine="0"/>
        <w:jc w:val="both"/>
        <w:rPr>
          <w:ins w:id="359" w:author="Luiz Fernando Garcia Landeiro" w:date="2026-01-16T16:50:00Z" w16du:dateUtc="2026-01-16T19:50:00Z"/>
          <w:rFonts w:ascii="Roboto" w:hAnsi="Roboto"/>
          <w:sz w:val="21"/>
          <w:szCs w:val="21"/>
        </w:rPr>
      </w:pPr>
    </w:p>
    <w:p w14:paraId="4B6CDF47" w14:textId="48C1739C">
      <w:pPr>
        <w:widowControl w:val="0"/>
        <w:spacing w:line="276" w:lineRule="auto"/>
        <w:ind w:left="2268" w:firstLine="0"/>
        <w:jc w:val="both"/>
        <w:rPr>
          <w:ins w:id="360" w:author="Office 01" w:date="2026-01-12T12:12:00Z" w16du:dateUtc="2026-01-12T15:12:00Z"/>
          <w:rFonts w:ascii="Roboto" w:hAnsi="Roboto"/>
          <w:sz w:val="21"/>
          <w:szCs w:val="21"/>
        </w:rPr>
      </w:pPr>
      <w:ins w:id="361" w:author="Office 01" w:date="2026-01-12T12:12:00Z" w16du:dateUtc="2026-01-12T15:12:00Z">
        <w:r>
          <w:rPr>
            <w:rFonts w:ascii="Roboto" w:hAnsi="Roboto"/>
            <w:sz w:val="21"/>
            <w:szCs w:val="21"/>
          </w:rPr>
          <w:t>Art. 95. Consideram-se despesas médicas ou de hospitalização as despesas com instrução de pessoa física com deficiência física ou mental, condicionadas cumulativamente à: Redação dada pelo(a) Instrução Normativa RFB nº 1756, de 31 de outubro de 2017]</w:t>
        </w:r>
      </w:ins>
    </w:p>
    <w:p w14:paraId="2ABE93D1" w14:textId="77777777">
      <w:pPr>
        <w:widowControl w:val="0"/>
        <w:spacing w:line="276" w:lineRule="auto"/>
        <w:ind w:left="2268" w:firstLine="0"/>
        <w:jc w:val="both"/>
        <w:rPr>
          <w:ins w:id="362" w:author="Office 01" w:date="2026-01-12T12:12:00Z" w16du:dateUtc="2026-01-12T15:12:00Z"/>
          <w:rFonts w:ascii="Roboto" w:hAnsi="Roboto"/>
          <w:sz w:val="21"/>
          <w:szCs w:val="21"/>
        </w:rPr>
      </w:pPr>
      <w:ins w:id="363" w:author="Office 01" w:date="2026-01-12T12:12:00Z" w16du:dateUtc="2026-01-12T15:12:00Z">
        <w:r>
          <w:rPr>
            <w:rFonts w:ascii="Roboto" w:hAnsi="Roboto"/>
            <w:sz w:val="21"/>
            <w:szCs w:val="21"/>
          </w:rPr>
          <w:t xml:space="preserve">I - </w:t>
        </w:r>
        <w:proofErr w:type="gramStart"/>
        <w:r>
          <w:rPr>
            <w:rFonts w:ascii="Roboto" w:hAnsi="Roboto"/>
            <w:sz w:val="21"/>
            <w:szCs w:val="21"/>
          </w:rPr>
          <w:t>existência</w:t>
        </w:r>
        <w:proofErr w:type="gramEnd"/>
        <w:r>
          <w:rPr>
            <w:rFonts w:ascii="Roboto" w:hAnsi="Roboto"/>
            <w:sz w:val="21"/>
            <w:szCs w:val="21"/>
          </w:rPr>
          <w:t xml:space="preserve"> de laudo médico, atestando o estado de deficiência;</w:t>
        </w:r>
      </w:ins>
    </w:p>
    <w:p w14:paraId="71F8EA2B" w14:textId="3BC898C3">
      <w:pPr>
        <w:widowControl w:val="0"/>
        <w:spacing w:line="276" w:lineRule="auto"/>
        <w:ind w:left="2268" w:firstLine="0"/>
        <w:jc w:val="both"/>
        <w:rPr>
          <w:ins w:id="364" w:author="Office 01" w:date="2026-01-12T12:07:00Z" w16du:dateUtc="2026-01-12T15:07:00Z"/>
          <w:rFonts w:ascii="Roboto" w:hAnsi="Roboto"/>
          <w:b/>
          <w:bCs/>
          <w:sz w:val="21"/>
          <w:szCs w:val="21"/>
        </w:rPr>
      </w:pPr>
      <w:ins w:id="365" w:author="Office 01" w:date="2026-01-12T12:12:00Z" w16du:dateUtc="2026-01-12T15:12:00Z">
        <w:r>
          <w:rPr>
            <w:rFonts w:ascii="Roboto" w:hAnsi="Roboto"/>
            <w:sz w:val="21"/>
            <w:szCs w:val="21"/>
          </w:rPr>
          <w:t xml:space="preserve">II - </w:t>
        </w:r>
        <w:proofErr w:type="gramStart"/>
        <w:r>
          <w:rPr>
            <w:rFonts w:ascii="Roboto" w:hAnsi="Roboto"/>
            <w:b/>
            <w:bCs/>
            <w:sz w:val="21"/>
            <w:szCs w:val="21"/>
            <w:rPrChange w:id="366" w:author="Office 01" w:date="2026-01-12T12:13:00Z" w16du:dateUtc="2026-01-12T15:13:00Z">
              <w:rPr>
                <w:rFonts w:ascii="Roboto" w:hAnsi="Roboto"/>
                <w:sz w:val="21"/>
                <w:szCs w:val="21"/>
              </w:rPr>
            </w:rPrChange>
          </w:rPr>
          <w:t>comprovação</w:t>
        </w:r>
        <w:proofErr w:type="gramEnd"/>
        <w:r>
          <w:rPr>
            <w:rFonts w:ascii="Roboto" w:hAnsi="Roboto"/>
            <w:b/>
            <w:bCs/>
            <w:sz w:val="21"/>
            <w:szCs w:val="21"/>
            <w:rPrChange w:id="367" w:author="Office 01" w:date="2026-01-12T12:13:00Z" w16du:dateUtc="2026-01-12T15:13:00Z">
              <w:rPr>
                <w:rFonts w:ascii="Roboto" w:hAnsi="Roboto"/>
                <w:sz w:val="21"/>
                <w:szCs w:val="21"/>
              </w:rPr>
            </w:rPrChange>
          </w:rPr>
          <w:t xml:space="preserve"> de que a despesa foi efetuada com entidades</w:t>
        </w:r>
      </w:ins>
      <w:ins w:id="368" w:author="Office 01" w:date="2026-01-12T12:13:00Z" w16du:dateUtc="2026-01-12T15:13:00Z">
        <w:r>
          <w:rPr>
            <w:rFonts w:ascii="Roboto" w:hAnsi="Roboto"/>
            <w:b/>
            <w:bCs/>
            <w:sz w:val="21"/>
            <w:szCs w:val="21"/>
            <w:rPrChange w:id="369" w:author="Office 01" w:date="2026-01-12T12:13:00Z" w16du:dateUtc="2026-01-12T15:13:00Z">
              <w:rPr>
                <w:rFonts w:ascii="Roboto" w:hAnsi="Roboto"/>
                <w:sz w:val="21"/>
                <w:szCs w:val="21"/>
              </w:rPr>
            </w:rPrChange>
          </w:rPr>
          <w:t xml:space="preserve"> </w:t>
        </w:r>
      </w:ins>
      <w:ins w:id="370" w:author="Office 01" w:date="2026-01-12T12:12:00Z" w16du:dateUtc="2026-01-12T15:12:00Z">
        <w:r>
          <w:rPr>
            <w:rFonts w:ascii="Roboto" w:hAnsi="Roboto"/>
            <w:b/>
            <w:bCs/>
            <w:sz w:val="21"/>
            <w:szCs w:val="21"/>
            <w:rPrChange w:id="371" w:author="Office 01" w:date="2026-01-12T12:13:00Z" w16du:dateUtc="2026-01-12T15:13:00Z">
              <w:rPr>
                <w:rFonts w:ascii="Roboto" w:hAnsi="Roboto"/>
                <w:sz w:val="21"/>
                <w:szCs w:val="21"/>
              </w:rPr>
            </w:rPrChange>
          </w:rPr>
          <w:t>destinadas a deficientes físicos ou mentais.</w:t>
        </w:r>
      </w:ins>
    </w:p>
    <w:p w14:paraId="2785BD01" w14:textId="77777777">
      <w:pPr>
        <w:widowControl w:val="0"/>
        <w:spacing w:line="276" w:lineRule="auto"/>
        <w:ind w:left="2268" w:firstLine="0"/>
        <w:jc w:val="both"/>
        <w:rPr>
          <w:ins w:id="372" w:author="Office 01" w:date="2026-01-12T12:07:00Z" w16du:dateUtc="2026-01-12T15:07:00Z"/>
          <w:rFonts w:ascii="Roboto" w:hAnsi="Roboto"/>
          <w:b/>
          <w:bCs/>
          <w:sz w:val="21"/>
          <w:szCs w:val="21"/>
        </w:rPr>
      </w:pPr>
    </w:p>
    <w:p w14:paraId="4824C408" w14:textId="5260AC42">
      <w:pPr>
        <w:widowControl w:val="0"/>
        <w:spacing w:line="276" w:lineRule="auto"/>
        <w:ind w:left="2268" w:firstLine="0"/>
        <w:jc w:val="both"/>
        <w:rPr>
          <w:ins w:id="373" w:author="Office 01" w:date="2026-01-12T12:04:00Z" w16du:dateUtc="2026-01-12T15:04:00Z"/>
          <w:rFonts w:ascii="Roboto" w:hAnsi="Roboto"/>
          <w:sz w:val="21"/>
          <w:szCs w:val="21"/>
          <w:rPrChange w:id="374" w:author="Office 01" w:date="2026-01-12T12:07:00Z" w16du:dateUtc="2026-01-12T15:07:00Z">
            <w:rPr>
              <w:ins w:id="375" w:author="Office 01" w:date="2026-01-12T12:04:00Z" w16du:dateUtc="2026-01-12T15:04:00Z"/>
              <w:rFonts w:ascii="Roboto" w:hAnsi="Roboto"/>
              <w:sz w:val="23"/>
              <w:szCs w:val="23"/>
            </w:rPr>
          </w:rPrChange>
        </w:rPr>
        <w:pPrChange w:id="376" w:author="Office 01" w:date="2026-01-12T12:06:00Z" w16du:dateUtc="2026-01-12T15:06:00Z">
          <w:pPr>
            <w:widowControl w:val="0"/>
            <w:spacing w:line="276" w:lineRule="auto"/>
            <w:jc w:val="both"/>
          </w:pPr>
        </w:pPrChange>
      </w:pPr>
      <w:ins w:id="377" w:author="Office 01" w:date="2026-01-12T12:07:00Z" w16du:dateUtc="2026-01-12T15:07:00Z">
        <w:r>
          <w:rPr>
            <w:rFonts w:ascii="Roboto" w:hAnsi="Roboto"/>
            <w:b/>
            <w:bCs/>
            <w:sz w:val="21"/>
            <w:szCs w:val="21"/>
          </w:rPr>
          <w:t xml:space="preserve">(negritos </w:t>
        </w:r>
        <w:r>
          <w:rPr>
            <w:rFonts w:ascii="Roboto" w:hAnsi="Roboto"/>
            <w:sz w:val="21"/>
            <w:szCs w:val="21"/>
          </w:rPr>
          <w:t>não originais)</w:t>
        </w:r>
      </w:ins>
    </w:p>
    <w:p w14:paraId="5384E583" w14:textId="77777777">
      <w:pPr>
        <w:widowControl w:val="0"/>
        <w:spacing w:line="276" w:lineRule="auto"/>
        <w:jc w:val="both"/>
        <w:rPr>
          <w:ins w:id="378" w:author="Office 01" w:date="2026-01-12T12:04:00Z" w16du:dateUtc="2026-01-12T15:04:00Z"/>
          <w:rFonts w:ascii="Roboto" w:hAnsi="Roboto"/>
          <w:sz w:val="23"/>
          <w:szCs w:val="23"/>
        </w:rPr>
      </w:pPr>
    </w:p>
    <w:p w14:paraId="3D2110AD" w14:textId="77777777">
      <w:pPr>
        <w:widowControl w:val="0"/>
        <w:spacing w:line="276" w:lineRule="auto"/>
        <w:jc w:val="both"/>
        <w:rPr>
          <w:ins w:id="379" w:author="Office 01" w:date="2026-01-12T12:07:00Z" w16du:dateUtc="2026-01-12T15:07:00Z"/>
          <w:rFonts w:ascii="Roboto" w:hAnsi="Roboto"/>
          <w:sz w:val="23"/>
          <w:szCs w:val="23"/>
        </w:rPr>
      </w:pPr>
    </w:p>
    <w:p w14:paraId="75B73C71" w14:textId="12F48C89">
      <w:pPr>
        <w:widowControl w:val="0"/>
        <w:spacing w:line="276" w:lineRule="auto"/>
        <w:jc w:val="both"/>
        <w:rPr>
          <w:del w:id="380" w:author="Marília Saraiva" w:date="2026-01-12T16:26:00Z" w16du:dateUtc="2026-01-12T19:26:00Z"/>
          <w:rFonts w:ascii="Roboto" w:hAnsi="Roboto"/>
          <w:sz w:val="23"/>
          <w:szCs w:val="23"/>
        </w:rPr>
      </w:pPr>
      <w:ins w:id="381" w:author="Marília Saraiva" w:date="2026-01-12T16:26:00Z" w16du:dateUtc="2026-01-12T19:26:00Z">
        <w:r>
          <w:rPr>
            <w:rFonts w:ascii="Roboto" w:hAnsi="Roboto"/>
            <w:sz w:val="23"/>
            <w:szCs w:val="23"/>
          </w:rPr>
          <w:t>Tal limitação normativa, contudo, mostra-se ilegítima e incompatível com a ordem constitucional, na medida em que desconsidera a política de inclusão educacional expressamente consagrada no art. 208, inciso III, da Constituição Federal, segundo o qual o atendimento educacional especializado às pessoas com deficiência deve ocorrer preferencialmente na rede regular de ensino.</w:t>
        </w:r>
      </w:ins>
      <w:ins w:id="382" w:author="Office 01" w:date="2026-01-12T12:38:00Z" w16du:dateUtc="2026-01-12T15:38:00Z">
        <w:del w:id="383" w:author="Marília Saraiva" w:date="2026-01-12T16:26:00Z" w16du:dateUtc="2026-01-12T19:26:00Z">
          <w:r>
            <w:rPr>
              <w:rFonts w:ascii="Roboto" w:hAnsi="Roboto"/>
              <w:sz w:val="23"/>
              <w:szCs w:val="23"/>
            </w:rPr>
            <w:delText>Ocorre que, tal restrição viola a política de inclusão educacional amparada no art. 208 da Constituição Federal:</w:delText>
          </w:r>
        </w:del>
      </w:ins>
    </w:p>
    <w:p w14:paraId="02D13A53" w14:textId="77777777">
      <w:pPr>
        <w:widowControl w:val="0"/>
        <w:spacing w:line="276" w:lineRule="auto"/>
        <w:jc w:val="both"/>
        <w:rPr>
          <w:ins w:id="384" w:author="Marília Saraiva" w:date="2026-01-12T16:26:00Z" w16du:dateUtc="2026-01-12T19:26:00Z"/>
          <w:rFonts w:ascii="Roboto" w:hAnsi="Roboto"/>
          <w:sz w:val="23"/>
          <w:szCs w:val="23"/>
        </w:rPr>
      </w:pPr>
    </w:p>
    <w:p w14:paraId="27B853AC" w14:textId="77777777">
      <w:pPr>
        <w:widowControl w:val="0"/>
        <w:spacing w:line="276" w:lineRule="auto"/>
        <w:jc w:val="both"/>
        <w:rPr>
          <w:ins w:id="385" w:author="Office 01" w:date="2026-01-12T12:07:00Z" w16du:dateUtc="2026-01-12T15:07:00Z"/>
          <w:rFonts w:ascii="Roboto" w:hAnsi="Roboto"/>
          <w:sz w:val="23"/>
          <w:szCs w:val="23"/>
        </w:rPr>
      </w:pPr>
    </w:p>
    <w:p w14:paraId="6D052B03" w14:textId="77777777">
      <w:pPr>
        <w:widowControl w:val="0"/>
        <w:spacing w:line="276" w:lineRule="auto"/>
        <w:ind w:left="2268" w:firstLine="0"/>
        <w:jc w:val="both"/>
        <w:rPr>
          <w:ins w:id="386" w:author="Office 01" w:date="2026-01-12T12:39:00Z" w16du:dateUtc="2026-01-12T15:39:00Z"/>
          <w:rFonts w:ascii="Roboto" w:hAnsi="Roboto"/>
          <w:sz w:val="21"/>
          <w:szCs w:val="21"/>
        </w:rPr>
      </w:pPr>
      <w:ins w:id="387" w:author="Office 01" w:date="2026-01-12T12:39:00Z">
        <w:r>
          <w:rPr>
            <w:rFonts w:ascii="Roboto" w:hAnsi="Roboto"/>
            <w:sz w:val="21"/>
            <w:szCs w:val="21"/>
            <w:rPrChange w:id="388" w:author="Office 01" w:date="2026-01-12T12:39:00Z" w16du:dateUtc="2026-01-12T15:39:00Z">
              <w:rPr>
                <w:rFonts w:ascii="Roboto" w:hAnsi="Roboto"/>
                <w:sz w:val="23"/>
                <w:szCs w:val="23"/>
              </w:rPr>
            </w:rPrChange>
          </w:rPr>
          <w:t xml:space="preserve">Art. 208. O dever do Estado com a educação será efetivado mediante a garantia de: (...) </w:t>
        </w:r>
      </w:ins>
    </w:p>
    <w:p w14:paraId="61D0FBA3" w14:textId="20C654E6">
      <w:pPr>
        <w:widowControl w:val="0"/>
        <w:spacing w:line="276" w:lineRule="auto"/>
        <w:ind w:left="2268" w:firstLine="0"/>
        <w:jc w:val="both"/>
        <w:rPr>
          <w:ins w:id="389" w:author="Office 01" w:date="2026-01-12T12:07:00Z" w16du:dateUtc="2026-01-12T15:07:00Z"/>
          <w:rFonts w:ascii="Roboto" w:hAnsi="Roboto"/>
          <w:sz w:val="21"/>
          <w:szCs w:val="21"/>
          <w:rPrChange w:id="390" w:author="Office 01" w:date="2026-01-12T12:39:00Z" w16du:dateUtc="2026-01-12T15:39:00Z">
            <w:rPr>
              <w:ins w:id="391" w:author="Office 01" w:date="2026-01-12T12:07:00Z" w16du:dateUtc="2026-01-12T15:07:00Z"/>
              <w:rFonts w:ascii="Roboto" w:hAnsi="Roboto"/>
              <w:sz w:val="23"/>
              <w:szCs w:val="23"/>
            </w:rPr>
          </w:rPrChange>
        </w:rPr>
        <w:pPrChange w:id="392" w:author="Office 01" w:date="2026-01-12T12:39:00Z" w16du:dateUtc="2026-01-12T15:39:00Z">
          <w:pPr>
            <w:widowControl w:val="0"/>
            <w:spacing w:line="276" w:lineRule="auto"/>
            <w:jc w:val="both"/>
          </w:pPr>
        </w:pPrChange>
      </w:pPr>
      <w:ins w:id="393" w:author="Luiz Fernando Garcia Landeiro" w:date="2026-01-16T16:50:00Z" w16du:dateUtc="2026-01-16T19:50:00Z">
        <w:r>
          <w:rPr>
            <w:rFonts w:ascii="Roboto" w:hAnsi="Roboto"/>
            <w:sz w:val="21"/>
            <w:szCs w:val="21"/>
          </w:rPr>
          <w:t>[...]</w:t>
        </w:r>
        <w:r>
          <w:rPr>
            <w:rFonts w:ascii="Roboto" w:hAnsi="Roboto"/>
            <w:sz w:val="21"/>
            <w:szCs w:val="21"/>
          </w:rPr>
          <w:t xml:space="preserve"> </w:t>
        </w:r>
      </w:ins>
      <w:ins w:id="394" w:author="Office 01" w:date="2026-01-12T12:39:00Z">
        <w:r>
          <w:rPr>
            <w:rFonts w:ascii="Roboto" w:hAnsi="Roboto"/>
            <w:sz w:val="21"/>
            <w:szCs w:val="21"/>
            <w:rPrChange w:id="395" w:author="Office 01" w:date="2026-01-12T12:39:00Z" w16du:dateUtc="2026-01-12T15:39:00Z">
              <w:rPr>
                <w:rFonts w:ascii="Roboto" w:hAnsi="Roboto"/>
                <w:sz w:val="23"/>
                <w:szCs w:val="23"/>
              </w:rPr>
            </w:rPrChange>
          </w:rPr>
          <w:t>III - atendimento educacional especializado aos portadores de deficiência, preferencialmente na rede regular de ensino.</w:t>
        </w:r>
      </w:ins>
    </w:p>
    <w:p w14:paraId="608F8ED1" w14:textId="77777777">
      <w:pPr>
        <w:widowControl w:val="0"/>
        <w:spacing w:line="276" w:lineRule="auto"/>
        <w:jc w:val="both"/>
        <w:rPr>
          <w:ins w:id="396" w:author="Office 01" w:date="2026-01-12T12:07:00Z" w16du:dateUtc="2026-01-12T15:07:00Z"/>
          <w:rFonts w:ascii="Roboto" w:hAnsi="Roboto"/>
          <w:sz w:val="23"/>
          <w:szCs w:val="23"/>
        </w:rPr>
      </w:pPr>
    </w:p>
    <w:p w14:paraId="285EFBBD" w14:textId="77777777">
      <w:pPr>
        <w:widowControl w:val="0"/>
        <w:spacing w:line="276" w:lineRule="auto"/>
        <w:jc w:val="both"/>
        <w:rPr>
          <w:ins w:id="397" w:author="Office 01" w:date="2026-01-12T12:04:00Z" w16du:dateUtc="2026-01-12T15:04:00Z"/>
          <w:rFonts w:ascii="Roboto" w:hAnsi="Roboto"/>
          <w:sz w:val="23"/>
          <w:szCs w:val="23"/>
        </w:rPr>
      </w:pPr>
    </w:p>
    <w:p w14:paraId="1C8D3DD3" w14:textId="36DF41FF">
      <w:pPr>
        <w:widowControl w:val="0"/>
        <w:spacing w:line="276" w:lineRule="auto"/>
        <w:jc w:val="both"/>
        <w:rPr>
          <w:del w:id="398" w:author="Office 01" w:date="2026-01-12T12:40:00Z" w16du:dateUtc="2026-01-12T15:40:00Z"/>
          <w:rFonts w:ascii="Roboto" w:hAnsi="Roboto"/>
          <w:sz w:val="23"/>
          <w:szCs w:val="23"/>
        </w:rPr>
      </w:pPr>
      <w:ins w:id="399" w:author="Office 01" w:date="2026-01-12T12:40:00Z" w16du:dateUtc="2026-01-12T15:40:00Z">
        <w:r>
          <w:rPr>
            <w:rFonts w:ascii="Roboto" w:hAnsi="Roboto"/>
            <w:sz w:val="23"/>
            <w:szCs w:val="23"/>
          </w:rPr>
          <w:t xml:space="preserve">Ademais, </w:t>
        </w:r>
      </w:ins>
      <w:ins w:id="400" w:author="Marília Saraiva" w:date="2026-01-12T16:26:00Z" w16du:dateUtc="2026-01-12T19:26:00Z">
        <w:r>
          <w:rPr>
            <w:rFonts w:ascii="Roboto" w:hAnsi="Roboto"/>
            <w:sz w:val="23"/>
            <w:szCs w:val="23"/>
          </w:rPr>
          <w:t>a restrição administrativa confronta diretamente o entendimento consolidado pela</w:t>
        </w:r>
        <w:r>
          <w:rPr>
            <w:rFonts w:ascii="Roboto" w:hAnsi="Roboto"/>
            <w:sz w:val="23"/>
            <w:szCs w:val="23"/>
          </w:rPr>
          <w:t xml:space="preserve"> TN</w:t>
        </w:r>
      </w:ins>
      <w:ins w:id="401" w:author="Marília Saraiva" w:date="2026-01-12T16:27:00Z" w16du:dateUtc="2026-01-12T19:27:00Z">
        <w:r>
          <w:rPr>
            <w:rFonts w:ascii="Roboto" w:hAnsi="Roboto"/>
            <w:sz w:val="23"/>
            <w:szCs w:val="23"/>
          </w:rPr>
          <w:t xml:space="preserve">U que, </w:t>
        </w:r>
      </w:ins>
      <w:ins w:id="402" w:author="Marília Saraiva" w:date="2026-01-12T16:26:00Z" w16du:dateUtc="2026-01-12T19:26:00Z">
        <w:r>
          <w:rPr>
            <w:rFonts w:ascii="Roboto" w:hAnsi="Roboto"/>
            <w:sz w:val="23"/>
            <w:szCs w:val="23"/>
          </w:rPr>
          <w:t>ao julgar o Tema 324,</w:t>
        </w:r>
      </w:ins>
      <w:ins w:id="403" w:author="Office 01" w:date="2026-01-12T12:43:00Z" w16du:dateUtc="2026-01-12T15:43:00Z">
        <w:del w:id="404" w:author="Marília Saraiva" w:date="2026-01-12T16:26:00Z" w16du:dateUtc="2026-01-12T19:26:00Z">
          <w:r>
            <w:rPr>
              <w:rFonts w:ascii="Roboto" w:hAnsi="Roboto"/>
              <w:sz w:val="23"/>
              <w:szCs w:val="23"/>
            </w:rPr>
            <w:delText xml:space="preserve">consoante exposto, </w:delText>
          </w:r>
        </w:del>
      </w:ins>
      <w:ins w:id="405" w:author="Office 01" w:date="2026-01-12T12:44:00Z" w16du:dateUtc="2026-01-12T15:44:00Z">
        <w:del w:id="406" w:author="Marília Saraiva" w:date="2026-01-12T16:26:00Z" w16du:dateUtc="2026-01-12T19:26:00Z">
          <w:r>
            <w:rPr>
              <w:rFonts w:ascii="Roboto" w:hAnsi="Roboto"/>
              <w:sz w:val="23"/>
              <w:szCs w:val="23"/>
            </w:rPr>
            <w:delText xml:space="preserve">a </w:delText>
          </w:r>
        </w:del>
      </w:ins>
      <w:ins w:id="407" w:author="Office 01" w:date="2026-01-12T12:43:00Z">
        <w:del w:id="408" w:author="Marília Saraiva" w:date="2026-01-12T16:26:00Z" w16du:dateUtc="2026-01-12T19:26:00Z">
          <w:r>
            <w:rPr>
              <w:rFonts w:ascii="Roboto" w:hAnsi="Roboto"/>
              <w:sz w:val="23"/>
              <w:szCs w:val="23"/>
            </w:rPr>
            <w:delText xml:space="preserve">Turma Nacional de Uniformização, ao analisar </w:delText>
          </w:r>
        </w:del>
      </w:ins>
      <w:ins w:id="409" w:author="Office 01" w:date="2026-01-12T12:44:00Z" w16du:dateUtc="2026-01-12T15:44:00Z">
        <w:del w:id="410" w:author="Marília Saraiva" w:date="2026-01-12T16:26:00Z" w16du:dateUtc="2026-01-12T19:26:00Z">
          <w:r>
            <w:rPr>
              <w:rFonts w:ascii="Roboto" w:hAnsi="Roboto"/>
              <w:sz w:val="23"/>
              <w:szCs w:val="23"/>
            </w:rPr>
            <w:delText>o Tema 324</w:delText>
          </w:r>
        </w:del>
        <w:r>
          <w:rPr>
            <w:rFonts w:ascii="Roboto" w:hAnsi="Roboto"/>
            <w:sz w:val="23"/>
            <w:szCs w:val="23"/>
          </w:rPr>
          <w:t xml:space="preserve"> fixou entendimento de que “</w:t>
        </w:r>
        <w:r>
          <w:rPr>
            <w:rFonts w:ascii="Roboto" w:hAnsi="Roboto"/>
            <w:i/>
            <w:iCs/>
            <w:sz w:val="23"/>
            <w:szCs w:val="23"/>
            <w:rPrChange w:id="411" w:author="Office 01" w:date="2026-01-12T12:44:00Z" w16du:dateUtc="2026-01-12T15:44:00Z">
              <w:rPr>
                <w:rFonts w:ascii="Roboto" w:hAnsi="Roboto"/>
                <w:sz w:val="23"/>
                <w:szCs w:val="23"/>
              </w:rPr>
            </w:rPrChange>
          </w:rPr>
          <w:t>s</w:t>
        </w:r>
      </w:ins>
      <w:ins w:id="412" w:author="Office 01" w:date="2026-01-12T12:44:00Z">
        <w:r>
          <w:rPr>
            <w:rFonts w:ascii="Roboto" w:hAnsi="Roboto"/>
            <w:i/>
            <w:iCs/>
            <w:sz w:val="23"/>
            <w:szCs w:val="23"/>
            <w:rPrChange w:id="413" w:author="Office 01" w:date="2026-01-12T12:44:00Z" w16du:dateUtc="2026-01-12T15:44:00Z">
              <w:rPr>
                <w:rFonts w:ascii="Roboto" w:hAnsi="Roboto"/>
                <w:sz w:val="23"/>
                <w:szCs w:val="23"/>
              </w:rPr>
            </w:rPrChange>
          </w:rPr>
          <w:t>ão integralmente dedutíveis da base de cálculo do Imposto de Renda, como despesa médica, os gastos relativos à instrução de pessoa com deficiência física, mental ou cognitiva, mesmo que esteja matriculada em instituição de ensino regular</w:t>
        </w:r>
        <w:r>
          <w:rPr>
            <w:rFonts w:ascii="Roboto" w:hAnsi="Roboto"/>
            <w:sz w:val="23"/>
            <w:szCs w:val="23"/>
          </w:rPr>
          <w:t>”</w:t>
        </w:r>
      </w:ins>
      <w:ins w:id="414" w:author="Office 01" w:date="2026-01-12T12:44:00Z" w16du:dateUtc="2026-01-12T15:44:00Z">
        <w:r>
          <w:rPr>
            <w:rFonts w:ascii="Roboto" w:hAnsi="Roboto"/>
            <w:sz w:val="23"/>
            <w:szCs w:val="23"/>
          </w:rPr>
          <w:t>.</w:t>
        </w:r>
      </w:ins>
    </w:p>
    <w:p w14:paraId="3C21F69C" w14:textId="77777777">
      <w:pPr>
        <w:widowControl w:val="0"/>
        <w:spacing w:line="276" w:lineRule="auto"/>
        <w:jc w:val="both"/>
        <w:rPr>
          <w:ins w:id="415" w:author="Marília Saraiva" w:date="2026-01-12T16:28:00Z" w16du:dateUtc="2026-01-12T19:28:00Z"/>
          <w:rFonts w:ascii="Roboto" w:hAnsi="Roboto"/>
          <w:sz w:val="23"/>
          <w:szCs w:val="23"/>
        </w:rPr>
      </w:pPr>
    </w:p>
    <w:p w14:paraId="39CCC80F" w14:textId="77777777">
      <w:pPr>
        <w:widowControl w:val="0"/>
        <w:spacing w:line="276" w:lineRule="auto"/>
        <w:jc w:val="both"/>
        <w:rPr>
          <w:ins w:id="416" w:author="Marília Saraiva" w:date="2026-01-12T16:28:00Z" w16du:dateUtc="2026-01-12T19:28:00Z"/>
          <w:rFonts w:ascii="Roboto" w:hAnsi="Roboto"/>
          <w:sz w:val="23"/>
          <w:szCs w:val="23"/>
        </w:rPr>
      </w:pPr>
    </w:p>
    <w:p w14:paraId="35114862" w14:textId="10AFE851">
      <w:pPr>
        <w:widowControl w:val="0"/>
        <w:spacing w:line="276" w:lineRule="auto"/>
        <w:jc w:val="both"/>
        <w:rPr>
          <w:ins w:id="417" w:author="Office 01" w:date="2026-01-12T12:43:00Z" w16du:dateUtc="2026-01-12T15:43:00Z"/>
          <w:rFonts w:ascii="Roboto" w:hAnsi="Roboto"/>
          <w:sz w:val="23"/>
          <w:szCs w:val="23"/>
        </w:rPr>
      </w:pPr>
      <w:ins w:id="418" w:author="Marília Saraiva" w:date="2026-01-12T16:28:00Z" w16du:dateUtc="2026-01-12T19:28:00Z">
        <w:r>
          <w:rPr>
            <w:rFonts w:ascii="Roboto" w:hAnsi="Roboto"/>
            <w:sz w:val="23"/>
            <w:szCs w:val="23"/>
          </w:rPr>
          <w:t>Dessa forma, resta evidente que a exigência infralegal imposta pela Administração Tributária extrapola os limites da lei e contraria a interpretação jurisprudencial vinculante, ao impor condição não prevista na legislação de regência e incompatível com os princípios da dignidade da pessoa humana, da isonomia material e da proteção integral à pessoa com deficiência.</w:t>
        </w:r>
      </w:ins>
    </w:p>
    <w:p w14:paraId="1D3701D5" w14:textId="50F7185C">
      <w:pPr>
        <w:widowControl w:val="0"/>
        <w:spacing w:line="276" w:lineRule="auto"/>
        <w:jc w:val="both"/>
        <w:rPr>
          <w:del w:id="419" w:author="Office 01" w:date="2026-01-12T12:40:00Z" w16du:dateUtc="2026-01-12T15:40:00Z"/>
          <w:rFonts w:ascii="Roboto" w:hAnsi="Roboto" w:cs="Arial"/>
          <w:sz w:val="23"/>
          <w:szCs w:val="23"/>
        </w:rPr>
      </w:pPr>
    </w:p>
    <w:p w14:paraId="624DFE07" w14:textId="6AA0BD5F">
      <w:pPr>
        <w:widowControl w:val="0"/>
        <w:spacing w:line="276" w:lineRule="auto"/>
        <w:ind w:firstLine="0"/>
        <w:jc w:val="both"/>
        <w:rPr>
          <w:del w:id="420" w:author="Office 01" w:date="2026-01-12T12:45:00Z" w16du:dateUtc="2026-01-12T15:45:00Z"/>
          <w:rFonts w:ascii="Roboto" w:hAnsi="Roboto" w:cs="Arial"/>
          <w:sz w:val="23"/>
          <w:szCs w:val="23"/>
        </w:rPr>
        <w:pPrChange w:id="421" w:author="Office 01" w:date="2026-01-12T12:45:00Z" w16du:dateUtc="2026-01-12T15:45:00Z">
          <w:pPr>
            <w:widowControl w:val="0"/>
            <w:spacing w:line="276" w:lineRule="auto"/>
            <w:jc w:val="both"/>
          </w:pPr>
        </w:pPrChange>
      </w:pPr>
      <w:del w:id="422" w:author="Office 01" w:date="2026-01-12T12:40:00Z" w16du:dateUtc="2026-01-12T15:40:00Z">
        <w:r>
          <w:rPr>
            <w:rFonts w:ascii="Roboto" w:hAnsi="Roboto" w:cs="Arial"/>
            <w:sz w:val="23"/>
            <w:szCs w:val="23"/>
          </w:rPr>
          <w:delText>Ocorre que, ainda assim, a Ré indevidamente inclui dada parcela na base de cálculo para incidência do Imposto de Renda do Autor</w:delText>
        </w:r>
        <w:r>
          <w:rPr>
            <w:rFonts w:ascii="Roboto" w:hAnsi="Roboto" w:cs="Arial"/>
            <w:sz w:val="23"/>
            <w:szCs w:val="23"/>
          </w:rPr>
          <w:delText>,</w:delText>
        </w:r>
        <w:r>
          <w:rPr>
            <w:rFonts w:ascii="Roboto" w:hAnsi="Roboto" w:cs="Arial"/>
            <w:sz w:val="23"/>
            <w:szCs w:val="23"/>
          </w:rPr>
          <w:delText xml:space="preserve"> como demonstram as declarações de imposto de renda ora acostadas (</w:delText>
        </w:r>
        <w:r>
          <w:rPr>
            <w:rFonts w:ascii="Roboto" w:hAnsi="Roboto" w:cs="Arial"/>
            <w:b/>
            <w:bCs/>
            <w:sz w:val="23"/>
            <w:szCs w:val="23"/>
          </w:rPr>
          <w:delText xml:space="preserve">DOC. </w:delText>
        </w:r>
        <w:r>
          <w:rPr>
            <w:rFonts w:ascii="Roboto" w:hAnsi="Roboto" w:cs="Arial"/>
            <w:b/>
            <w:bCs/>
            <w:sz w:val="23"/>
            <w:szCs w:val="23"/>
          </w:rPr>
          <w:delText>06</w:delText>
        </w:r>
        <w:r>
          <w:rPr>
            <w:rFonts w:ascii="Roboto" w:hAnsi="Roboto" w:cs="Arial"/>
            <w:sz w:val="23"/>
            <w:szCs w:val="23"/>
          </w:rPr>
          <w:delText>),</w:delText>
        </w:r>
      </w:del>
      <w:del w:id="423" w:author="Office 01" w:date="2026-01-12T12:45:00Z" w16du:dateUtc="2026-01-12T15:45:00Z">
        <w:r>
          <w:rPr>
            <w:rFonts w:ascii="Roboto" w:hAnsi="Roboto" w:cs="Arial"/>
            <w:sz w:val="23"/>
            <w:szCs w:val="23"/>
          </w:rPr>
          <w:delText xml:space="preserve"> </w:delText>
        </w:r>
        <w:r>
          <w:rPr>
            <w:rFonts w:ascii="Roboto" w:hAnsi="Roboto" w:cs="Arial"/>
            <w:sz w:val="23"/>
            <w:szCs w:val="23"/>
          </w:rPr>
          <w:delText xml:space="preserve">em </w:delText>
        </w:r>
        <w:r>
          <w:rPr>
            <w:rFonts w:ascii="Roboto" w:hAnsi="Roboto" w:cs="Arial"/>
            <w:sz w:val="23"/>
            <w:szCs w:val="23"/>
          </w:rPr>
          <w:delText>flagrante desarmonia com o Tema 324 fixado pela TNU, segundo o qual tal gasto jamais poderia ser onerado</w:delText>
        </w:r>
        <w:r>
          <w:rPr>
            <w:rFonts w:ascii="Roboto" w:hAnsi="Roboto" w:cs="Arial"/>
            <w:sz w:val="23"/>
            <w:szCs w:val="23"/>
          </w:rPr>
          <w:delText>, ainda que parcialmente.</w:delText>
        </w:r>
      </w:del>
    </w:p>
    <w:p w14:paraId="679C54C1" w14:textId="2934BD79">
      <w:pPr>
        <w:widowControl w:val="0"/>
        <w:spacing w:line="276" w:lineRule="auto"/>
        <w:ind w:firstLine="0"/>
        <w:jc w:val="both"/>
        <w:rPr>
          <w:rFonts w:ascii="Roboto" w:hAnsi="Roboto" w:cs="Arial"/>
          <w:sz w:val="23"/>
          <w:szCs w:val="23"/>
        </w:rPr>
        <w:pPrChange w:id="424" w:author="Office 01" w:date="2026-01-12T12:45:00Z" w16du:dateUtc="2026-01-12T15:45:00Z">
          <w:pPr>
            <w:widowControl w:val="0"/>
            <w:spacing w:line="276" w:lineRule="auto"/>
            <w:jc w:val="both"/>
          </w:pPr>
        </w:pPrChange>
      </w:pPr>
    </w:p>
    <w:p w14:paraId="736C6F30" w14:textId="37898A7E">
      <w:pPr>
        <w:spacing w:line="276" w:lineRule="auto"/>
        <w:jc w:val="both"/>
        <w:rPr>
          <w:ins w:id="425" w:author="Marília Saraiva" w:date="2026-01-19T13:59:00Z" w16du:dateUtc="2026-01-19T16:59:00Z"/>
          <w:rFonts w:ascii="Roboto" w:hAnsi="Roboto" w:cs="Arial"/>
          <w:sz w:val="23"/>
          <w:szCs w:val="23"/>
        </w:rPr>
      </w:pPr>
      <w:r>
        <w:rPr>
          <w:rFonts w:ascii="Roboto" w:hAnsi="Roboto" w:cs="Arial"/>
          <w:sz w:val="23"/>
          <w:szCs w:val="23"/>
        </w:rPr>
        <w:lastRenderedPageBreak/>
        <w:t xml:space="preserve">Dessa forma, o Autor lança mão da presente ação a fim de </w:t>
      </w:r>
      <w:ins w:id="426" w:author="Office 01" w:date="2026-01-12T12:45:00Z">
        <w:r>
          <w:rPr>
            <w:rFonts w:ascii="Roboto" w:hAnsi="Roboto" w:cs="Arial"/>
            <w:sz w:val="23"/>
            <w:szCs w:val="23"/>
          </w:rPr>
          <w:t xml:space="preserve">que seja reconhecido o seu direito de deduzir integralmente, da base de cálculo do Imposto de Renda, como despesa médica, os gastos relativos à </w:t>
        </w:r>
      </w:ins>
      <w:ins w:id="427" w:author="Ana Carvalho" w:date="2026-01-16T21:08:00Z">
        <w:r>
          <w:rPr>
            <w:rFonts w:ascii="Roboto" w:hAnsi="Roboto" w:cs="Arial"/>
            <w:sz w:val="23"/>
            <w:szCs w:val="23"/>
          </w:rPr>
          <w:t>instrução</w:t>
        </w:r>
      </w:ins>
      <w:ins w:id="428" w:author="Office 01" w:date="2026-01-12T12:45:00Z">
        <w:del w:id="429" w:author="Ana Carvalho" w:date="2026-01-16T21:08:00Z">
          <w:r>
            <w:rPr>
              <w:rFonts w:ascii="Roboto" w:hAnsi="Roboto" w:cs="Arial"/>
              <w:sz w:val="23"/>
              <w:szCs w:val="23"/>
            </w:rPr>
            <w:delText>educação regular</w:delText>
          </w:r>
        </w:del>
        <w:r>
          <w:rPr>
            <w:rFonts w:ascii="Roboto" w:hAnsi="Roboto" w:cs="Arial"/>
            <w:sz w:val="23"/>
            <w:szCs w:val="23"/>
          </w:rPr>
          <w:t xml:space="preserve"> de s</w:t>
        </w:r>
      </w:ins>
      <w:ins w:id="430" w:author="Office 01" w:date="2026-01-12T12:46:00Z">
        <w:r>
          <w:rPr>
            <w:rFonts w:ascii="Roboto" w:hAnsi="Roboto" w:cs="Arial"/>
            <w:sz w:val="23"/>
            <w:szCs w:val="23"/>
          </w:rPr>
          <w:t>eu</w:t>
        </w:r>
      </w:ins>
      <w:ins w:id="431" w:author="Office 01" w:date="2026-01-12T12:45:00Z">
        <w:r>
          <w:rPr>
            <w:rFonts w:ascii="Roboto" w:hAnsi="Roboto" w:cs="Arial"/>
            <w:sz w:val="23"/>
            <w:szCs w:val="23"/>
          </w:rPr>
          <w:t xml:space="preserve"> filh</w:t>
        </w:r>
      </w:ins>
      <w:ins w:id="432" w:author="Office 01" w:date="2026-01-12T12:46:00Z">
        <w:r>
          <w:rPr>
            <w:rFonts w:ascii="Roboto" w:hAnsi="Roboto" w:cs="Arial"/>
            <w:sz w:val="23"/>
            <w:szCs w:val="23"/>
          </w:rPr>
          <w:t xml:space="preserve">o </w:t>
        </w:r>
      </w:ins>
      <w:ins w:id="433" w:author="Office 01" w:date="2026-01-12T12:45:00Z">
        <w:r>
          <w:rPr>
            <w:rFonts w:ascii="Roboto" w:hAnsi="Roboto" w:cs="Arial"/>
            <w:sz w:val="23"/>
            <w:szCs w:val="23"/>
          </w:rPr>
          <w:t>(dependente), portador de Transtorno de Espectro</w:t>
        </w:r>
      </w:ins>
      <w:ins w:id="434" w:author="Office 01" w:date="2026-01-12T12:46:00Z">
        <w:r>
          <w:rPr>
            <w:rFonts w:ascii="Roboto" w:hAnsi="Roboto" w:cs="Arial"/>
            <w:sz w:val="23"/>
            <w:szCs w:val="23"/>
          </w:rPr>
          <w:t xml:space="preserve"> </w:t>
        </w:r>
      </w:ins>
      <w:ins w:id="435" w:author="Office 01" w:date="2026-01-12T12:45:00Z">
        <w:r>
          <w:rPr>
            <w:rFonts w:ascii="Roboto" w:hAnsi="Roboto" w:cs="Arial"/>
            <w:sz w:val="23"/>
            <w:szCs w:val="23"/>
          </w:rPr>
          <w:t>Autista (TEA),</w:t>
        </w:r>
      </w:ins>
      <w:ins w:id="436" w:author="Office 01" w:date="2026-01-12T12:46:00Z">
        <w:r>
          <w:rPr>
            <w:rFonts w:ascii="Roboto" w:hAnsi="Roboto" w:cs="Arial"/>
            <w:sz w:val="23"/>
            <w:szCs w:val="23"/>
          </w:rPr>
          <w:t xml:space="preserve"> </w:t>
        </w:r>
      </w:ins>
      <w:del w:id="437" w:author="Office 01" w:date="2026-01-12T12:46:00Z">
        <w:r>
          <w:rPr>
            <w:rFonts w:ascii="Roboto" w:hAnsi="Roboto" w:cs="Arial"/>
            <w:sz w:val="23"/>
            <w:szCs w:val="23"/>
          </w:rPr>
          <w:delText xml:space="preserve">fazer cessar a ilícita arrecadação tributária feita pela Ré, </w:delText>
        </w:r>
      </w:del>
      <w:r>
        <w:rPr>
          <w:rFonts w:ascii="Roboto" w:hAnsi="Roboto" w:cs="Arial"/>
          <w:sz w:val="23"/>
          <w:szCs w:val="23"/>
        </w:rPr>
        <w:t xml:space="preserve">bem como obter a restituição de todos os valores </w:t>
      </w:r>
      <w:del w:id="438" w:author="Office 01" w:date="2026-01-12T12:47:00Z">
        <w:r>
          <w:rPr>
            <w:rFonts w:ascii="Roboto" w:hAnsi="Roboto" w:cs="Arial"/>
            <w:sz w:val="23"/>
            <w:szCs w:val="23"/>
          </w:rPr>
          <w:delText xml:space="preserve">pagos a título </w:delText>
        </w:r>
      </w:del>
      <w:r>
        <w:rPr>
          <w:rFonts w:ascii="Roboto" w:hAnsi="Roboto" w:cs="Arial"/>
          <w:sz w:val="23"/>
          <w:szCs w:val="23"/>
        </w:rPr>
        <w:t xml:space="preserve">de IR </w:t>
      </w:r>
      <w:del w:id="439" w:author="Office 01" w:date="2026-01-12T12:46:00Z">
        <w:r>
          <w:rPr>
            <w:rFonts w:ascii="Roboto" w:hAnsi="Roboto" w:cs="Arial"/>
            <w:sz w:val="23"/>
            <w:szCs w:val="23"/>
          </w:rPr>
          <w:delText xml:space="preserve">sobre </w:delText>
        </w:r>
        <w:r>
          <w:rPr>
            <w:rFonts w:ascii="Roboto" w:hAnsi="Roboto" w:cs="Arial"/>
            <w:sz w:val="23"/>
            <w:szCs w:val="23"/>
          </w:rPr>
          <w:delText>as despesas relativas à instrução de seu filho</w:delText>
        </w:r>
        <w:r>
          <w:rPr>
            <w:rFonts w:ascii="Roboto" w:hAnsi="Roboto" w:cs="Arial"/>
            <w:sz w:val="23"/>
            <w:szCs w:val="23"/>
          </w:rPr>
          <w:delText>,</w:delText>
        </w:r>
      </w:del>
      <w:ins w:id="440" w:author="Office 01" w:date="2026-01-12T12:46:00Z">
        <w:del w:id="441" w:author="Marília Saraiva" w:date="2026-01-12T16:29:00Z">
          <w:r>
            <w:rPr>
              <w:rFonts w:ascii="Roboto" w:hAnsi="Roboto" w:cs="Arial"/>
              <w:sz w:val="23"/>
              <w:szCs w:val="23"/>
            </w:rPr>
            <w:delText>pag</w:delText>
          </w:r>
        </w:del>
      </w:ins>
      <w:ins w:id="442" w:author="Office 01" w:date="2026-01-12T12:47:00Z">
        <w:del w:id="443" w:author="Marília Saraiva" w:date="2026-01-12T16:29:00Z">
          <w:r>
            <w:rPr>
              <w:rFonts w:ascii="Roboto" w:hAnsi="Roboto" w:cs="Arial"/>
              <w:sz w:val="23"/>
              <w:szCs w:val="23"/>
            </w:rPr>
            <w:delText>os a maior</w:delText>
          </w:r>
        </w:del>
      </w:ins>
      <w:ins w:id="444" w:author="Marília Saraiva" w:date="2026-01-12T16:29:00Z">
        <w:r>
          <w:rPr>
            <w:rFonts w:ascii="Roboto" w:hAnsi="Roboto" w:cs="Arial"/>
            <w:sz w:val="23"/>
            <w:szCs w:val="23"/>
          </w:rPr>
          <w:t>indevidamente recolhidos</w:t>
        </w:r>
      </w:ins>
      <w:ins w:id="445" w:author="Office 01" w:date="2026-01-12T12:47:00Z">
        <w:r>
          <w:rPr>
            <w:rFonts w:ascii="Roboto" w:hAnsi="Roboto" w:cs="Arial"/>
            <w:sz w:val="23"/>
            <w:szCs w:val="23"/>
          </w:rPr>
          <w:t>,</w:t>
        </w:r>
      </w:ins>
      <w:r>
        <w:rPr>
          <w:rFonts w:ascii="Roboto" w:hAnsi="Roboto" w:cs="Arial"/>
          <w:sz w:val="23"/>
          <w:szCs w:val="23"/>
        </w:rPr>
        <w:t xml:space="preserve"> observado o quinquênio prescricional.</w:t>
      </w:r>
    </w:p>
    <w:p w14:paraId="67EDE319" w14:textId="77777777">
      <w:pPr>
        <w:spacing w:line="276" w:lineRule="auto"/>
        <w:jc w:val="both"/>
        <w:rPr>
          <w:ins w:id="446" w:author="Marília Saraiva" w:date="2026-01-19T13:59:00Z" w16du:dateUtc="2026-01-19T16:59:00Z"/>
          <w:rFonts w:ascii="Roboto" w:hAnsi="Roboto" w:cs="Arial"/>
          <w:sz w:val="23"/>
          <w:szCs w:val="23"/>
        </w:rPr>
      </w:pPr>
    </w:p>
    <w:p w14:paraId="11C7C164" w14:textId="77777777">
      <w:pPr>
        <w:spacing w:line="276" w:lineRule="auto"/>
        <w:jc w:val="both"/>
        <w:rPr>
          <w:rFonts w:ascii="Roboto" w:hAnsi="Roboto" w:cs="Arial"/>
          <w:sz w:val="23"/>
          <w:szCs w:val="23"/>
        </w:rPr>
      </w:pPr>
    </w:p>
    <w:p w14:paraId="21F2870A" w14:textId="77777777">
      <w:pPr>
        <w:spacing w:line="276" w:lineRule="auto"/>
        <w:jc w:val="both"/>
        <w:rPr>
          <w:del w:id="447" w:author="Luiz Fernando Garcia Landeiro" w:date="2026-01-16T16:51:00Z" w16du:dateUtc="2026-01-16T19:51:00Z"/>
          <w:rFonts w:ascii="Roboto" w:hAnsi="Roboto" w:cs="Arial"/>
          <w:sz w:val="23"/>
          <w:szCs w:val="23"/>
        </w:rPr>
      </w:pPr>
    </w:p>
    <w:p w14:paraId="7033552F" w14:textId="77777777">
      <w:pPr>
        <w:spacing w:line="276" w:lineRule="auto"/>
        <w:jc w:val="both"/>
        <w:rPr>
          <w:del w:id="448" w:author="Luiz Fernando Garcia Landeiro" w:date="2026-01-16T16:51:00Z" w16du:dateUtc="2026-01-16T19:51:00Z"/>
          <w:rFonts w:ascii="Roboto" w:hAnsi="Roboto" w:cs="Arial"/>
          <w:sz w:val="23"/>
          <w:szCs w:val="23"/>
        </w:rPr>
      </w:pPr>
    </w:p>
    <w:p w14:paraId="7C57E202" w14:textId="77777777">
      <w:pPr>
        <w:spacing w:line="276" w:lineRule="auto"/>
        <w:jc w:val="both"/>
        <w:rPr>
          <w:rFonts w:ascii="Roboto" w:hAnsi="Roboto" w:cs="Arial"/>
          <w:b/>
          <w:bCs/>
          <w:sz w:val="23"/>
          <w:szCs w:val="23"/>
          <w:u w:val="single"/>
        </w:rPr>
      </w:pPr>
      <w:r>
        <w:rPr>
          <w:rFonts w:ascii="Roboto" w:hAnsi="Roboto" w:cs="Arial"/>
          <w:b/>
          <w:bCs/>
          <w:sz w:val="23"/>
          <w:szCs w:val="23"/>
          <w:u w:val="single"/>
        </w:rPr>
        <w:t>4 – DO TERMO INICIAL DA CONTAGEM DA PRESCRIÇÃO QUINQUENAL</w:t>
      </w:r>
    </w:p>
    <w:p w14:paraId="52866355" w14:textId="77777777">
      <w:pPr>
        <w:spacing w:line="276" w:lineRule="auto"/>
        <w:jc w:val="both"/>
        <w:rPr>
          <w:rFonts w:ascii="Roboto" w:hAnsi="Roboto" w:cs="Arial"/>
          <w:sz w:val="23"/>
          <w:szCs w:val="23"/>
        </w:rPr>
      </w:pPr>
    </w:p>
    <w:p w14:paraId="089D906B" w14:textId="7324F86D">
      <w:pPr>
        <w:widowControl w:val="0"/>
        <w:spacing w:line="276" w:lineRule="auto"/>
        <w:jc w:val="both"/>
        <w:rPr>
          <w:rFonts w:ascii="Roboto" w:hAnsi="Roboto" w:cs="Arial"/>
          <w:sz w:val="23"/>
          <w:szCs w:val="23"/>
        </w:rPr>
      </w:pPr>
      <w:r>
        <w:rPr>
          <w:rFonts w:ascii="Roboto" w:hAnsi="Roboto" w:cs="Arial"/>
          <w:sz w:val="23"/>
          <w:szCs w:val="23"/>
        </w:rPr>
        <w:t xml:space="preserve">Como se sabe, a entrega da declaração de ajuste do Imposto de Renda da Pessoa Física ocorre sempre no ano seguinte em relação ao ano calendários em que os rendimentos foram pagos e as retenções foram realizadas. Em outras palavras, a DIRPF </w:t>
      </w:r>
      <w:del w:id="449" w:author="Office 01" w:date="2026-01-12T12:47:00Z" w16du:dateUtc="2026-01-12T15:47:00Z">
        <w:r>
          <w:rPr>
            <w:rFonts w:ascii="Roboto" w:hAnsi="Roboto" w:cs="Arial"/>
            <w:sz w:val="23"/>
            <w:szCs w:val="23"/>
          </w:rPr>
          <w:delText>2023</w:delText>
        </w:r>
      </w:del>
      <w:ins w:id="450" w:author="Office 01" w:date="2026-01-12T12:47:00Z" w16du:dateUtc="2026-01-12T15:47:00Z">
        <w:r>
          <w:rPr>
            <w:rFonts w:ascii="Roboto" w:hAnsi="Roboto" w:cs="Arial"/>
            <w:sz w:val="23"/>
            <w:szCs w:val="23"/>
          </w:rPr>
          <w:t>202</w:t>
        </w:r>
        <w:r>
          <w:rPr>
            <w:rFonts w:ascii="Roboto" w:hAnsi="Roboto" w:cs="Arial"/>
            <w:sz w:val="23"/>
            <w:szCs w:val="23"/>
          </w:rPr>
          <w:t>1</w:t>
        </w:r>
      </w:ins>
      <w:r>
        <w:rPr>
          <w:rFonts w:ascii="Roboto" w:hAnsi="Roboto" w:cs="Arial"/>
          <w:sz w:val="23"/>
          <w:szCs w:val="23"/>
        </w:rPr>
        <w:t xml:space="preserve">, por exemplo, se refere ao ano calendário </w:t>
      </w:r>
      <w:del w:id="451" w:author="Office 01" w:date="2026-01-12T12:47:00Z" w16du:dateUtc="2026-01-12T15:47:00Z">
        <w:r>
          <w:rPr>
            <w:rFonts w:ascii="Roboto" w:hAnsi="Roboto" w:cs="Arial"/>
            <w:sz w:val="23"/>
            <w:szCs w:val="23"/>
          </w:rPr>
          <w:delText>2022</w:delText>
        </w:r>
      </w:del>
      <w:ins w:id="452" w:author="Office 01" w:date="2026-01-12T12:47:00Z" w16du:dateUtc="2026-01-12T15:47:00Z">
        <w:r>
          <w:rPr>
            <w:rFonts w:ascii="Roboto" w:hAnsi="Roboto" w:cs="Arial"/>
            <w:sz w:val="23"/>
            <w:szCs w:val="23"/>
          </w:rPr>
          <w:t>202</w:t>
        </w:r>
        <w:r>
          <w:rPr>
            <w:rFonts w:ascii="Roboto" w:hAnsi="Roboto" w:cs="Arial"/>
            <w:sz w:val="23"/>
            <w:szCs w:val="23"/>
          </w:rPr>
          <w:t>0</w:t>
        </w:r>
      </w:ins>
      <w:r>
        <w:rPr>
          <w:rFonts w:ascii="Roboto" w:hAnsi="Roboto" w:cs="Arial"/>
          <w:sz w:val="23"/>
          <w:szCs w:val="23"/>
        </w:rPr>
        <w:t>.</w:t>
      </w:r>
    </w:p>
    <w:p w14:paraId="1FBA18DD" w14:textId="77777777">
      <w:pPr>
        <w:spacing w:line="276" w:lineRule="auto"/>
        <w:jc w:val="both"/>
        <w:rPr>
          <w:rFonts w:ascii="Roboto" w:hAnsi="Roboto" w:cs="Arial"/>
          <w:sz w:val="23"/>
          <w:szCs w:val="23"/>
        </w:rPr>
      </w:pPr>
    </w:p>
    <w:p w14:paraId="7D5C077D" w14:textId="77777777">
      <w:pPr>
        <w:spacing w:line="276" w:lineRule="auto"/>
        <w:jc w:val="both"/>
        <w:rPr>
          <w:rFonts w:ascii="Roboto" w:hAnsi="Roboto" w:cs="Arial"/>
          <w:sz w:val="23"/>
          <w:szCs w:val="23"/>
        </w:rPr>
      </w:pPr>
      <w:r>
        <w:rPr>
          <w:rFonts w:ascii="Roboto" w:hAnsi="Roboto" w:cs="Arial"/>
          <w:sz w:val="23"/>
          <w:szCs w:val="23"/>
        </w:rPr>
        <w:t>Nesse diapasão, a jurisprudência dos Tribunais pátrios pacificou o entendimento de que a contagem da prescrição quinquenal para o contribuinte pleitear a restituição tributária, em se tratando de retenção do Imposto de Renda Pessoa Física em determinado ano calendário se inicia na data de entrega da DIRPF</w:t>
      </w:r>
      <w:r>
        <w:rPr>
          <w:rStyle w:val="Refdenotaderodap"/>
          <w:rFonts w:ascii="Roboto" w:hAnsi="Roboto" w:cs="Arial"/>
          <w:sz w:val="23"/>
          <w:szCs w:val="23"/>
        </w:rPr>
        <w:footnoteReference w:id="4"/>
      </w:r>
      <w:r>
        <w:rPr>
          <w:rFonts w:ascii="Roboto" w:hAnsi="Roboto" w:cs="Arial"/>
          <w:sz w:val="23"/>
          <w:szCs w:val="23"/>
        </w:rPr>
        <w:t>.</w:t>
      </w:r>
    </w:p>
    <w:p w14:paraId="44BCB10E" w14:textId="27729E7D">
      <w:pPr>
        <w:spacing w:line="276" w:lineRule="auto"/>
        <w:jc w:val="both"/>
        <w:rPr>
          <w:del w:id="562" w:author="Luiz Fernando Garcia Landeiro" w:date="2026-01-16T16:58:00Z" w16du:dateUtc="2026-01-16T19:58:00Z"/>
          <w:rFonts w:ascii="Roboto" w:hAnsi="Roboto" w:cs="Arial"/>
          <w:sz w:val="23"/>
          <w:szCs w:val="23"/>
        </w:rPr>
      </w:pPr>
    </w:p>
    <w:p w14:paraId="15E144A6" w14:textId="1AB6EBFD">
      <w:pPr>
        <w:widowControl w:val="0"/>
        <w:spacing w:line="276" w:lineRule="auto"/>
        <w:jc w:val="both"/>
        <w:rPr>
          <w:rFonts w:ascii="Roboto" w:hAnsi="Roboto" w:cs="Arial"/>
          <w:sz w:val="23"/>
          <w:szCs w:val="23"/>
        </w:rPr>
      </w:pPr>
      <w:r>
        <w:rPr>
          <w:rFonts w:ascii="Roboto" w:hAnsi="Roboto" w:cs="Arial"/>
          <w:sz w:val="23"/>
          <w:szCs w:val="23"/>
        </w:rPr>
        <w:t xml:space="preserve">Por conseguinte, a prescrição, </w:t>
      </w:r>
      <w:r>
        <w:rPr>
          <w:rFonts w:ascii="Roboto" w:hAnsi="Roboto" w:cs="Arial"/>
          <w:i/>
          <w:iCs/>
          <w:sz w:val="23"/>
          <w:szCs w:val="23"/>
        </w:rPr>
        <w:t xml:space="preserve">in </w:t>
      </w:r>
      <w:proofErr w:type="spellStart"/>
      <w:r>
        <w:rPr>
          <w:rFonts w:ascii="Roboto" w:hAnsi="Roboto" w:cs="Arial"/>
          <w:i/>
          <w:iCs/>
          <w:sz w:val="23"/>
          <w:szCs w:val="23"/>
        </w:rPr>
        <w:t>casu</w:t>
      </w:r>
      <w:proofErr w:type="spellEnd"/>
      <w:r>
        <w:rPr>
          <w:rFonts w:ascii="Roboto" w:hAnsi="Roboto" w:cs="Arial"/>
          <w:sz w:val="23"/>
          <w:szCs w:val="23"/>
        </w:rPr>
        <w:t xml:space="preserve">, não atinge </w:t>
      </w:r>
      <w:del w:id="563" w:author="Office 01" w:date="2026-01-12T12:48:00Z" w16du:dateUtc="2026-01-12T15:48:00Z">
        <w:r>
          <w:rPr>
            <w:rFonts w:ascii="Roboto" w:hAnsi="Roboto" w:cs="Arial"/>
            <w:sz w:val="23"/>
            <w:szCs w:val="23"/>
          </w:rPr>
          <w:delText xml:space="preserve">retenções </w:delText>
        </w:r>
      </w:del>
      <w:ins w:id="564" w:author="Office 01" w:date="2026-01-12T12:48:00Z" w16du:dateUtc="2026-01-12T15:48:00Z">
        <w:r>
          <w:rPr>
            <w:rFonts w:ascii="Roboto" w:hAnsi="Roboto" w:cs="Arial"/>
            <w:sz w:val="23"/>
            <w:szCs w:val="23"/>
          </w:rPr>
          <w:t>pagamentos</w:t>
        </w:r>
        <w:r>
          <w:rPr>
            <w:rFonts w:ascii="Roboto" w:hAnsi="Roboto" w:cs="Arial"/>
            <w:sz w:val="23"/>
            <w:szCs w:val="23"/>
          </w:rPr>
          <w:t xml:space="preserve"> </w:t>
        </w:r>
      </w:ins>
      <w:del w:id="565" w:author="Office 01" w:date="2026-01-12T12:48:00Z" w16du:dateUtc="2026-01-12T15:48:00Z">
        <w:r>
          <w:rPr>
            <w:rFonts w:ascii="Roboto" w:hAnsi="Roboto" w:cs="Arial"/>
            <w:sz w:val="23"/>
            <w:szCs w:val="23"/>
          </w:rPr>
          <w:delText xml:space="preserve">realizadas </w:delText>
        </w:r>
      </w:del>
      <w:ins w:id="566" w:author="Office 01" w:date="2026-01-12T12:48:00Z" w16du:dateUtc="2026-01-12T15:48:00Z">
        <w:r>
          <w:rPr>
            <w:rFonts w:ascii="Roboto" w:hAnsi="Roboto" w:cs="Arial"/>
            <w:sz w:val="23"/>
            <w:szCs w:val="23"/>
          </w:rPr>
          <w:t>realizad</w:t>
        </w:r>
        <w:r>
          <w:rPr>
            <w:rFonts w:ascii="Roboto" w:hAnsi="Roboto" w:cs="Arial"/>
            <w:sz w:val="23"/>
            <w:szCs w:val="23"/>
          </w:rPr>
          <w:t>o</w:t>
        </w:r>
        <w:r>
          <w:rPr>
            <w:rFonts w:ascii="Roboto" w:hAnsi="Roboto" w:cs="Arial"/>
            <w:sz w:val="23"/>
            <w:szCs w:val="23"/>
          </w:rPr>
          <w:t xml:space="preserve">s </w:t>
        </w:r>
      </w:ins>
      <w:r>
        <w:rPr>
          <w:rFonts w:ascii="Roboto" w:hAnsi="Roboto" w:cs="Arial"/>
          <w:sz w:val="23"/>
          <w:szCs w:val="23"/>
        </w:rPr>
        <w:t xml:space="preserve">no ano calendário </w:t>
      </w:r>
      <w:r>
        <w:rPr>
          <w:rFonts w:ascii="Roboto" w:hAnsi="Roboto" w:cs="Arial"/>
          <w:sz w:val="23"/>
          <w:szCs w:val="23"/>
        </w:rPr>
        <w:t>anterior ao período da relação tributária destacada no preâmbulo</w:t>
      </w:r>
      <w:r>
        <w:rPr>
          <w:rFonts w:ascii="Roboto" w:hAnsi="Roboto" w:cs="Arial"/>
          <w:sz w:val="23"/>
          <w:szCs w:val="23"/>
        </w:rPr>
        <w:t>,</w:t>
      </w:r>
      <w:r>
        <w:rPr>
          <w:rFonts w:ascii="Roboto" w:hAnsi="Roboto" w:cs="Arial"/>
          <w:sz w:val="23"/>
          <w:szCs w:val="23"/>
        </w:rPr>
        <w:t xml:space="preserve"> vez que a respectiva DIRPF só foi entregue a partir</w:t>
      </w:r>
      <w:r>
        <w:rPr>
          <w:rFonts w:ascii="Roboto" w:hAnsi="Roboto" w:cs="Arial"/>
          <w:sz w:val="23"/>
          <w:szCs w:val="23"/>
        </w:rPr>
        <w:t xml:space="preserve"> do ano calendá</w:t>
      </w:r>
      <w:r>
        <w:rPr>
          <w:rFonts w:ascii="Roboto" w:hAnsi="Roboto" w:cs="Arial"/>
          <w:sz w:val="23"/>
          <w:szCs w:val="23"/>
        </w:rPr>
        <w:t>ri</w:t>
      </w:r>
      <w:r>
        <w:rPr>
          <w:rFonts w:ascii="Roboto" w:hAnsi="Roboto" w:cs="Arial"/>
          <w:sz w:val="23"/>
          <w:szCs w:val="23"/>
        </w:rPr>
        <w:t>o</w:t>
      </w:r>
      <w:r>
        <w:rPr>
          <w:rFonts w:ascii="Roboto" w:hAnsi="Roboto" w:cs="Arial"/>
          <w:sz w:val="23"/>
          <w:szCs w:val="23"/>
        </w:rPr>
        <w:t xml:space="preserve"> de 2021 - </w:t>
      </w:r>
      <w:r>
        <w:rPr>
          <w:rFonts w:ascii="Roboto" w:hAnsi="Roboto" w:cs="Arial"/>
          <w:sz w:val="23"/>
          <w:szCs w:val="23"/>
        </w:rPr>
        <w:t>portanto, há menos de 05 (cinco) anos.</w:t>
      </w:r>
    </w:p>
    <w:p w14:paraId="7E13509E" w14:textId="77777777">
      <w:pPr>
        <w:widowControl w:val="0"/>
        <w:spacing w:line="276" w:lineRule="auto"/>
        <w:jc w:val="both"/>
        <w:rPr>
          <w:rFonts w:ascii="Roboto" w:hAnsi="Roboto" w:cs="Arial"/>
          <w:sz w:val="23"/>
          <w:szCs w:val="23"/>
        </w:rPr>
      </w:pPr>
    </w:p>
    <w:p w14:paraId="4608C611" w14:textId="77777777">
      <w:pPr>
        <w:widowControl w:val="0"/>
        <w:spacing w:line="276" w:lineRule="auto"/>
        <w:jc w:val="both"/>
        <w:rPr>
          <w:rFonts w:ascii="Roboto" w:hAnsi="Roboto" w:cs="Arial"/>
          <w:sz w:val="23"/>
          <w:szCs w:val="23"/>
        </w:rPr>
      </w:pPr>
    </w:p>
    <w:p w14:paraId="59A36001"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5 – DO DIREITO</w:t>
      </w:r>
    </w:p>
    <w:p w14:paraId="6BA6DA6E" w14:textId="77777777">
      <w:pPr>
        <w:widowControl w:val="0"/>
        <w:spacing w:line="276" w:lineRule="auto"/>
        <w:jc w:val="both"/>
        <w:rPr>
          <w:rFonts w:ascii="Roboto" w:hAnsi="Roboto" w:cs="Arial"/>
          <w:sz w:val="23"/>
          <w:szCs w:val="23"/>
        </w:rPr>
      </w:pPr>
    </w:p>
    <w:p w14:paraId="5BA8B6DA" w14:textId="7CC13A49">
      <w:pPr>
        <w:widowControl w:val="0"/>
        <w:spacing w:line="276" w:lineRule="auto"/>
        <w:jc w:val="both"/>
        <w:rPr>
          <w:rFonts w:ascii="Roboto" w:hAnsi="Roboto" w:cs="Arial"/>
          <w:b/>
          <w:bCs/>
          <w:sz w:val="23"/>
          <w:szCs w:val="23"/>
        </w:rPr>
      </w:pPr>
      <w:r>
        <w:rPr>
          <w:rFonts w:ascii="Roboto" w:hAnsi="Roboto" w:cs="Arial"/>
          <w:b/>
          <w:bCs/>
          <w:sz w:val="23"/>
          <w:szCs w:val="23"/>
        </w:rPr>
        <w:t xml:space="preserve">5.1 – </w:t>
      </w:r>
      <w:r>
        <w:rPr>
          <w:rFonts w:ascii="Roboto" w:hAnsi="Roboto" w:cs="Arial"/>
          <w:b/>
          <w:bCs/>
          <w:sz w:val="23"/>
          <w:szCs w:val="23"/>
        </w:rPr>
        <w:t>DA DEDUÇÃO</w:t>
      </w:r>
      <w:r>
        <w:rPr>
          <w:rFonts w:ascii="Roboto" w:hAnsi="Roboto" w:cs="Arial"/>
          <w:b/>
          <w:bCs/>
          <w:sz w:val="23"/>
          <w:szCs w:val="23"/>
        </w:rPr>
        <w:t xml:space="preserve"> INTEGRAL</w:t>
      </w:r>
      <w:r>
        <w:rPr>
          <w:rFonts w:ascii="Roboto" w:hAnsi="Roboto" w:cs="Arial"/>
          <w:b/>
          <w:bCs/>
          <w:sz w:val="23"/>
          <w:szCs w:val="23"/>
        </w:rPr>
        <w:t xml:space="preserve"> DA BASE DE CÁLCULO DO IR DOS GASTOS EFETUADOS COM A INSTRUÇÃO DE PESSOA COM DEFICIÊNCIA MATRICULADA EM </w:t>
      </w:r>
      <w:r>
        <w:rPr>
          <w:rFonts w:ascii="Roboto" w:hAnsi="Roboto" w:cs="Arial"/>
          <w:b/>
          <w:bCs/>
          <w:sz w:val="23"/>
          <w:szCs w:val="23"/>
        </w:rPr>
        <w:lastRenderedPageBreak/>
        <w:t>ESCOLA DE ENSINO REGULAR</w:t>
      </w:r>
    </w:p>
    <w:p w14:paraId="2EFF2032" w14:textId="77777777">
      <w:pPr>
        <w:widowControl w:val="0"/>
        <w:spacing w:line="276" w:lineRule="auto"/>
        <w:jc w:val="both"/>
        <w:rPr>
          <w:rFonts w:ascii="Roboto" w:hAnsi="Roboto" w:cs="Arial"/>
          <w:b/>
          <w:sz w:val="23"/>
          <w:szCs w:val="23"/>
        </w:rPr>
      </w:pPr>
    </w:p>
    <w:p w14:paraId="368293EE" w14:textId="621EAE09">
      <w:pPr>
        <w:spacing w:line="276" w:lineRule="auto"/>
        <w:jc w:val="both"/>
        <w:rPr>
          <w:ins w:id="567" w:author="Marília Saraiva" w:date="2026-01-12T14:55:00Z" w16du:dateUtc="2026-01-12T17:55:00Z"/>
          <w:rFonts w:ascii="Roboto" w:hAnsi="Roboto" w:cs="Arial"/>
          <w:sz w:val="23"/>
          <w:szCs w:val="23"/>
        </w:rPr>
      </w:pPr>
      <w:r>
        <w:rPr>
          <w:rFonts w:ascii="Roboto" w:hAnsi="Roboto" w:cs="Arial"/>
          <w:sz w:val="23"/>
          <w:szCs w:val="23"/>
        </w:rPr>
        <w:t xml:space="preserve">Como se sabe, o Imposto de Renda é tributo que tem como hipótese de incidência e base de cálculo, em linhas gerais, o </w:t>
      </w:r>
      <w:r>
        <w:rPr>
          <w:rFonts w:ascii="Roboto" w:hAnsi="Roboto" w:cs="Arial"/>
          <w:b/>
          <w:bCs/>
          <w:sz w:val="23"/>
          <w:szCs w:val="23"/>
        </w:rPr>
        <w:t>acréscimo patrimonial</w:t>
      </w:r>
      <w:r>
        <w:rPr>
          <w:rFonts w:ascii="Roboto" w:hAnsi="Roboto" w:cs="Arial"/>
          <w:sz w:val="23"/>
          <w:szCs w:val="23"/>
        </w:rPr>
        <w:t xml:space="preserve"> auferido pelo sujeito passivo, conforme art. 43 do CTN</w:t>
      </w:r>
      <w:r>
        <w:rPr>
          <w:rStyle w:val="Refdenotaderodap"/>
          <w:rFonts w:ascii="Roboto" w:hAnsi="Roboto" w:cs="Arial"/>
          <w:sz w:val="23"/>
          <w:szCs w:val="23"/>
        </w:rPr>
        <w:footnoteReference w:id="5"/>
      </w:r>
      <w:r>
        <w:rPr>
          <w:rFonts w:ascii="Roboto" w:hAnsi="Roboto" w:cs="Arial"/>
          <w:sz w:val="23"/>
          <w:szCs w:val="23"/>
        </w:rPr>
        <w:t xml:space="preserve">. </w:t>
      </w:r>
    </w:p>
    <w:p w14:paraId="118E2768" w14:textId="77777777">
      <w:pPr>
        <w:spacing w:line="276" w:lineRule="auto"/>
        <w:jc w:val="both"/>
        <w:rPr>
          <w:ins w:id="572" w:author="Marília Saraiva" w:date="2026-01-12T14:55:00Z" w16du:dateUtc="2026-01-12T17:55:00Z"/>
          <w:rFonts w:ascii="Roboto" w:hAnsi="Roboto" w:cs="Arial"/>
          <w:sz w:val="23"/>
          <w:szCs w:val="23"/>
        </w:rPr>
      </w:pPr>
    </w:p>
    <w:p w14:paraId="785DD49A" w14:textId="7B4F5568">
      <w:pPr>
        <w:spacing w:line="276" w:lineRule="auto"/>
        <w:jc w:val="both"/>
        <w:rPr>
          <w:ins w:id="573" w:author="Marília Saraiva" w:date="2026-01-12T16:34:00Z" w16du:dateUtc="2026-01-12T19:34:00Z"/>
          <w:rFonts w:ascii="Roboto" w:hAnsi="Roboto" w:cs="Arial"/>
          <w:sz w:val="23"/>
          <w:szCs w:val="23"/>
        </w:rPr>
      </w:pPr>
      <w:ins w:id="574" w:author="Marília Saraiva" w:date="2026-01-12T16:34:00Z" w16du:dateUtc="2026-01-12T19:34:00Z">
        <w:r>
          <w:rPr>
            <w:rFonts w:ascii="Roboto" w:hAnsi="Roboto" w:cs="Arial"/>
            <w:sz w:val="23"/>
            <w:szCs w:val="23"/>
          </w:rPr>
          <w:t>A base de cálculo do imposto corresponde ao montante, real, arbitrado ou presumido, da renda ou dos proventos tributáveis, conforme dispõe o art. 44 do CTN, sendo sua apuração realizada em conformidade com o art. 8º da Lei nº 9.250/1995, mediante a diferença positiva entre: (i) a totalidade dos rendimentos percebidos no ano-calendário, excetuados aqueles legalmente excluídos da tributação; e (</w:t>
        </w:r>
        <w:proofErr w:type="spellStart"/>
        <w:r>
          <w:rPr>
            <w:rFonts w:ascii="Roboto" w:hAnsi="Roboto" w:cs="Arial"/>
            <w:sz w:val="23"/>
            <w:szCs w:val="23"/>
          </w:rPr>
          <w:t>ii</w:t>
        </w:r>
        <w:proofErr w:type="spellEnd"/>
        <w:r>
          <w:rPr>
            <w:rFonts w:ascii="Roboto" w:hAnsi="Roboto" w:cs="Arial"/>
            <w:sz w:val="23"/>
            <w:szCs w:val="23"/>
          </w:rPr>
          <w:t>) as deduções expressamente autorizadas em lei, tais como despesas médicas, educacionais, previdenciárias, pensão alimentícia e dedução por dependente.</w:t>
        </w:r>
      </w:ins>
    </w:p>
    <w:p w14:paraId="03A8A95F" w14:textId="77777777">
      <w:pPr>
        <w:spacing w:line="276" w:lineRule="auto"/>
        <w:jc w:val="both"/>
        <w:rPr>
          <w:ins w:id="575" w:author="Marília Saraiva" w:date="2026-01-12T14:56:00Z" w16du:dateUtc="2026-01-12T17:56:00Z"/>
          <w:rFonts w:ascii="Roboto" w:hAnsi="Roboto" w:cs="Arial"/>
          <w:sz w:val="23"/>
          <w:szCs w:val="23"/>
        </w:rPr>
      </w:pPr>
    </w:p>
    <w:p w14:paraId="4FB8BD2E" w14:textId="2891FDA9">
      <w:pPr>
        <w:spacing w:line="276" w:lineRule="auto"/>
        <w:jc w:val="both"/>
        <w:rPr>
          <w:ins w:id="576" w:author="Marília Saraiva" w:date="2026-01-12T16:18:00Z" w16du:dateUtc="2026-01-12T19:18:00Z"/>
          <w:rFonts w:ascii="Roboto" w:hAnsi="Roboto" w:cs="Arial"/>
          <w:sz w:val="23"/>
          <w:szCs w:val="23"/>
        </w:rPr>
      </w:pPr>
      <w:ins w:id="577" w:author="Marília Saraiva" w:date="2026-01-12T16:35:00Z" w16du:dateUtc="2026-01-12T19:35:00Z">
        <w:r>
          <w:rPr>
            <w:rFonts w:ascii="Roboto" w:hAnsi="Roboto" w:cs="Arial"/>
            <w:sz w:val="23"/>
            <w:szCs w:val="23"/>
          </w:rPr>
          <w:t xml:space="preserve">Desse modo, a correta determinação da base de cálculo do Imposto de Renda pressupõe a identificação do efetivo acréscimo patrimonial, abatendo-se os dispêndios que, por expressa opção legislativa, não representam </w:t>
        </w:r>
        <w:r>
          <w:rPr>
            <w:rFonts w:ascii="Roboto" w:hAnsi="Roboto" w:cs="Arial"/>
            <w:sz w:val="23"/>
            <w:szCs w:val="23"/>
          </w:rPr>
          <w:t>renda</w:t>
        </w:r>
        <w:r>
          <w:rPr>
            <w:rFonts w:ascii="Roboto" w:hAnsi="Roboto" w:cs="Arial"/>
            <w:sz w:val="23"/>
            <w:szCs w:val="23"/>
          </w:rPr>
          <w:t>, mas, ao contrário, traduzem gastos necessários, inevitáveis ou socialmente protegidos.</w:t>
        </w:r>
      </w:ins>
    </w:p>
    <w:p w14:paraId="1EA68D25" w14:textId="77777777">
      <w:pPr>
        <w:spacing w:line="276" w:lineRule="auto"/>
        <w:jc w:val="both"/>
        <w:rPr>
          <w:ins w:id="578" w:author="Marília Saraiva" w:date="2026-01-12T14:56:00Z" w16du:dateUtc="2026-01-12T17:56:00Z"/>
          <w:del w:id="579" w:author="Luiz Fernando Garcia Landeiro" w:date="2026-01-16T16:58:00Z" w16du:dateUtc="2026-01-16T19:58:00Z"/>
          <w:rFonts w:ascii="Roboto" w:hAnsi="Roboto" w:cs="Arial"/>
          <w:sz w:val="23"/>
          <w:szCs w:val="23"/>
        </w:rPr>
      </w:pPr>
    </w:p>
    <w:p w14:paraId="1EA1C73F" w14:textId="27CD218E">
      <w:pPr>
        <w:spacing w:line="276" w:lineRule="auto"/>
        <w:jc w:val="both"/>
        <w:rPr>
          <w:ins w:id="580" w:author="Marília Saraiva" w:date="2026-01-12T14:56:00Z" w16du:dateUtc="2026-01-12T17:56:00Z"/>
          <w:rFonts w:ascii="Roboto" w:hAnsi="Roboto" w:cs="Arial"/>
          <w:sz w:val="23"/>
          <w:szCs w:val="23"/>
        </w:rPr>
      </w:pPr>
      <w:ins w:id="581" w:author="Marília Saraiva" w:date="2026-01-12T16:45:00Z" w16du:dateUtc="2026-01-12T19:45:00Z">
        <w:r>
          <w:rPr>
            <w:rFonts w:ascii="Roboto" w:hAnsi="Roboto" w:cs="Arial"/>
            <w:sz w:val="23"/>
            <w:szCs w:val="23"/>
          </w:rPr>
          <w:t>Nesse contexto, o art. 8º, inciso II, alínea “a”, da Lei nº 9.250/1995 autoriza a dedução integral das despesas médicas, sem imposição de limite quantitativo, justamente por reconhecer que tais gastos não configuram incremento patrimonial, mas sim despesas essenciais à preservação da saúde e da dignidade da pessoa humana.</w:t>
        </w:r>
      </w:ins>
    </w:p>
    <w:p w14:paraId="1FAB4DBA" w14:textId="77777777">
      <w:pPr>
        <w:spacing w:line="276" w:lineRule="auto"/>
        <w:jc w:val="both"/>
        <w:rPr>
          <w:ins w:id="582" w:author="Marília Saraiva" w:date="2026-01-12T14:56:00Z" w16du:dateUtc="2026-01-12T17:56:00Z"/>
          <w:rFonts w:ascii="Roboto" w:hAnsi="Roboto" w:cs="Arial"/>
          <w:sz w:val="23"/>
          <w:szCs w:val="23"/>
        </w:rPr>
      </w:pPr>
    </w:p>
    <w:p w14:paraId="7EB61282" w14:textId="332A9743">
      <w:pPr>
        <w:spacing w:line="276" w:lineRule="auto"/>
        <w:jc w:val="both"/>
        <w:rPr>
          <w:ins w:id="583" w:author="Marília Saraiva" w:date="2026-01-12T16:45:00Z" w16du:dateUtc="2026-01-12T19:45:00Z"/>
          <w:rFonts w:ascii="Roboto" w:hAnsi="Roboto" w:cs="Arial"/>
          <w:sz w:val="23"/>
          <w:szCs w:val="23"/>
        </w:rPr>
      </w:pPr>
      <w:ins w:id="584" w:author="Marília Saraiva" w:date="2026-01-12T16:45:00Z" w16du:dateUtc="2026-01-12T19:45:00Z">
        <w:r>
          <w:rPr>
            <w:rFonts w:ascii="Roboto" w:hAnsi="Roboto" w:cs="Arial"/>
            <w:sz w:val="23"/>
            <w:szCs w:val="23"/>
          </w:rPr>
          <w:t>É à luz dessa sistemática que devem ser analisados os gastos com a instrução de pessoa com deficiência</w:t>
        </w:r>
        <w:r>
          <w:rPr>
            <w:rFonts w:ascii="Roboto" w:hAnsi="Roboto" w:cs="Arial"/>
            <w:sz w:val="23"/>
            <w:szCs w:val="23"/>
          </w:rPr>
          <w:t>.</w:t>
        </w:r>
      </w:ins>
    </w:p>
    <w:p w14:paraId="25565DC6" w14:textId="77777777">
      <w:pPr>
        <w:spacing w:line="276" w:lineRule="auto"/>
        <w:jc w:val="both"/>
        <w:rPr>
          <w:ins w:id="585" w:author="Marília Saraiva" w:date="2026-01-12T16:45:00Z" w16du:dateUtc="2026-01-12T19:45:00Z"/>
          <w:rFonts w:ascii="Roboto" w:hAnsi="Roboto" w:cs="Arial"/>
          <w:sz w:val="23"/>
          <w:szCs w:val="23"/>
        </w:rPr>
      </w:pPr>
    </w:p>
    <w:p w14:paraId="339F6963" w14:textId="30377AE3">
      <w:pPr>
        <w:spacing w:line="276" w:lineRule="auto"/>
        <w:jc w:val="both"/>
        <w:rPr>
          <w:ins w:id="586" w:author="Marília Saraiva" w:date="2026-01-12T16:46:00Z" w16du:dateUtc="2026-01-12T19:46:00Z"/>
          <w:rFonts w:ascii="Roboto" w:hAnsi="Roboto" w:cs="Arial"/>
          <w:sz w:val="23"/>
          <w:szCs w:val="23"/>
        </w:rPr>
      </w:pPr>
      <w:ins w:id="587" w:author="Marília Saraiva" w:date="2026-01-12T16:45:00Z" w16du:dateUtc="2026-01-12T19:45:00Z">
        <w:r>
          <w:rPr>
            <w:rFonts w:ascii="Roboto" w:hAnsi="Roboto" w:cs="Arial"/>
            <w:sz w:val="23"/>
            <w:szCs w:val="23"/>
          </w:rPr>
          <w:t>Com efeito, a legislação reconhece que despesas educacionais de pessoas com deficiência extrapolam a natureza ordinária da educação, assumindo contornos de verdadeiro tratamento especializado, razão pela qual podem ser enquadradas como despesas médicas, desde que devidamente comprovada a deficiência por laudo médico.</w:t>
        </w:r>
      </w:ins>
    </w:p>
    <w:p w14:paraId="13293122" w14:textId="77777777">
      <w:pPr>
        <w:spacing w:line="276" w:lineRule="auto"/>
        <w:jc w:val="both"/>
        <w:rPr>
          <w:ins w:id="588" w:author="Marília Saraiva" w:date="2026-01-12T16:46:00Z" w16du:dateUtc="2026-01-12T19:46:00Z"/>
          <w:rFonts w:ascii="Roboto" w:hAnsi="Roboto" w:cs="Arial"/>
          <w:sz w:val="23"/>
          <w:szCs w:val="23"/>
        </w:rPr>
      </w:pPr>
    </w:p>
    <w:p w14:paraId="3AE9CE7C" w14:textId="59C30A9B">
      <w:pPr>
        <w:spacing w:line="276" w:lineRule="auto"/>
        <w:jc w:val="both"/>
        <w:rPr>
          <w:rFonts w:ascii="Roboto" w:hAnsi="Roboto" w:cs="Arial"/>
          <w:sz w:val="23"/>
          <w:szCs w:val="23"/>
        </w:rPr>
      </w:pPr>
      <w:ins w:id="589" w:author="Marília Saraiva" w:date="2026-01-12T16:52:00Z" w16du:dateUtc="2026-01-12T19:52:00Z">
        <w:r>
          <w:rPr>
            <w:rFonts w:ascii="Roboto" w:hAnsi="Roboto" w:cs="Arial"/>
            <w:sz w:val="23"/>
            <w:szCs w:val="23"/>
          </w:rPr>
          <w:lastRenderedPageBreak/>
          <w:t>No caso específico do Transtorno do Espectro Autista – TEA, a equiparação à condição de pessoa com deficiência é expressamente reconhecida pelo art. 1º, § 2º, da Lei nº 12.764/2012, atraindo a aplicação de todo o arcabouço normativo protetivo, inclusive no âmbito tributário.</w:t>
        </w:r>
      </w:ins>
    </w:p>
    <w:p w14:paraId="2DEC63C8" w14:textId="304DDC0C">
      <w:pPr>
        <w:spacing w:line="276" w:lineRule="auto"/>
        <w:jc w:val="both"/>
        <w:rPr>
          <w:del w:id="590" w:author="Marília Saraiva" w:date="2026-01-12T16:55:00Z" w16du:dateUtc="2026-01-12T19:55:00Z"/>
          <w:rFonts w:ascii="Roboto" w:hAnsi="Roboto" w:cs="Arial"/>
          <w:sz w:val="23"/>
          <w:szCs w:val="23"/>
        </w:rPr>
      </w:pPr>
    </w:p>
    <w:p w14:paraId="4315E31F" w14:textId="5BFFE071">
      <w:pPr>
        <w:spacing w:line="276" w:lineRule="auto"/>
        <w:ind w:firstLine="0"/>
        <w:jc w:val="both"/>
        <w:rPr>
          <w:ins w:id="591" w:author="Marília Saraiva" w:date="2026-01-12T16:52:00Z" w16du:dateUtc="2026-01-12T19:52:00Z"/>
          <w:rFonts w:ascii="Roboto" w:eastAsia="Roboto" w:hAnsi="Roboto" w:cs="Roboto"/>
          <w:sz w:val="23"/>
          <w:szCs w:val="23"/>
        </w:rPr>
        <w:pPrChange w:id="592" w:author="Marília Saraiva" w:date="2026-01-12T16:55:00Z" w16du:dateUtc="2026-01-12T19:55:00Z">
          <w:pPr>
            <w:spacing w:line="276" w:lineRule="auto"/>
            <w:jc w:val="both"/>
          </w:pPr>
        </w:pPrChange>
      </w:pPr>
      <w:del w:id="593" w:author="Marília Saraiva" w:date="2026-01-12T16:55:00Z" w16du:dateUtc="2026-01-12T19:55:00Z">
        <w:r>
          <w:rPr>
            <w:rFonts w:ascii="Roboto" w:hAnsi="Roboto" w:cs="Arial"/>
            <w:sz w:val="23"/>
            <w:szCs w:val="23"/>
          </w:rPr>
          <w:delText xml:space="preserve">Referido acréscimo patrimonial deve englobar, em coaduno com o art. </w:delText>
        </w:r>
        <w:r>
          <w:rPr>
            <w:rFonts w:ascii="Roboto" w:hAnsi="Roboto" w:cs="Arial"/>
            <w:sz w:val="23"/>
            <w:szCs w:val="23"/>
          </w:rPr>
          <w:delText>44 do CTN, o montante da renda ou dos proventos tributáveis</w:delText>
        </w:r>
        <w:r>
          <w:rPr>
            <w:rFonts w:ascii="Roboto" w:hAnsi="Roboto" w:cs="Arial"/>
            <w:sz w:val="23"/>
            <w:szCs w:val="23"/>
          </w:rPr>
          <w:delText xml:space="preserve">, sendo os não tributáveis disciplinados através do </w:delText>
        </w:r>
        <w:r>
          <w:rPr>
            <w:rFonts w:ascii="Roboto" w:eastAsia="Roboto" w:hAnsi="Roboto" w:cs="Roboto"/>
            <w:sz w:val="23"/>
            <w:szCs w:val="23"/>
          </w:rPr>
          <w:delText xml:space="preserve">Decreto nº 9.580/2018. </w:delText>
        </w:r>
      </w:del>
    </w:p>
    <w:p w14:paraId="2BE9D634" w14:textId="15C9E2F4">
      <w:pPr>
        <w:spacing w:line="276" w:lineRule="auto"/>
        <w:jc w:val="both"/>
        <w:rPr>
          <w:ins w:id="594" w:author="Marília Saraiva" w:date="2026-01-12T19:12:00Z" w16du:dateUtc="2026-01-12T22:12:00Z"/>
          <w:rFonts w:ascii="Roboto" w:hAnsi="Roboto" w:cs="Arial"/>
          <w:sz w:val="23"/>
          <w:szCs w:val="23"/>
        </w:rPr>
      </w:pPr>
      <w:ins w:id="595" w:author="Marília Saraiva" w:date="2026-01-12T16:52:00Z">
        <w:r>
          <w:rPr>
            <w:rFonts w:ascii="Roboto" w:hAnsi="Roboto" w:cs="Arial"/>
            <w:sz w:val="23"/>
            <w:szCs w:val="23"/>
          </w:rPr>
          <w:t>Não obstante, a Administração Tributária, por meio do art. 73, § 3º, do Decreto nº 9.580/2018 e dos arts. 91, § 5º, e 95 da Instrução Normativa RFB nº 1.500/2014, passou a restringir a dedução integral dessas despesas à hipótese de o pagamento ser efetuado a entidades destinadas à</w:t>
        </w:r>
      </w:ins>
      <w:ins w:id="596" w:author="Ana Carvalho" w:date="2026-01-16T21:08:00Z">
        <w:r>
          <w:rPr>
            <w:rFonts w:ascii="Roboto" w:hAnsi="Roboto" w:cs="Arial"/>
            <w:sz w:val="23"/>
            <w:szCs w:val="23"/>
          </w:rPr>
          <w:t xml:space="preserve"> </w:t>
        </w:r>
        <w:proofErr w:type="spellStart"/>
        <w:r>
          <w:rPr>
            <w:rFonts w:ascii="Roboto" w:hAnsi="Roboto" w:cs="Arial"/>
            <w:sz w:val="23"/>
            <w:szCs w:val="23"/>
          </w:rPr>
          <w:t>instrução</w:t>
        </w:r>
      </w:ins>
      <w:ins w:id="597" w:author="Marília Saraiva" w:date="2026-01-12T16:52:00Z">
        <w:del w:id="598" w:author="Ana Carvalho" w:date="2026-01-16T21:08:00Z">
          <w:r>
            <w:rPr>
              <w:rFonts w:ascii="Roboto" w:hAnsi="Roboto" w:cs="Arial"/>
              <w:sz w:val="23"/>
              <w:szCs w:val="23"/>
            </w:rPr>
            <w:delText xml:space="preserve"> educação </w:delText>
          </w:r>
        </w:del>
        <w:r>
          <w:rPr>
            <w:rFonts w:ascii="Roboto" w:hAnsi="Roboto" w:cs="Arial"/>
            <w:sz w:val="23"/>
            <w:szCs w:val="23"/>
          </w:rPr>
          <w:t>de</w:t>
        </w:r>
        <w:proofErr w:type="spellEnd"/>
        <w:r>
          <w:rPr>
            <w:rFonts w:ascii="Roboto" w:hAnsi="Roboto" w:cs="Arial"/>
            <w:sz w:val="23"/>
            <w:szCs w:val="23"/>
          </w:rPr>
          <w:t xml:space="preserve"> pessoas com deficiência</w:t>
        </w:r>
      </w:ins>
      <w:ins w:id="599" w:author="Marília Saraiva" w:date="2026-01-12T19:12:00Z">
        <w:r>
          <w:rPr>
            <w:rFonts w:ascii="Roboto" w:hAnsi="Roboto" w:cs="Arial"/>
            <w:sz w:val="23"/>
            <w:szCs w:val="23"/>
          </w:rPr>
          <w:t>.</w:t>
        </w:r>
      </w:ins>
    </w:p>
    <w:p w14:paraId="23DC0450" w14:textId="77777777">
      <w:pPr>
        <w:spacing w:line="276" w:lineRule="auto"/>
        <w:jc w:val="both"/>
        <w:rPr>
          <w:ins w:id="600" w:author="Marília Saraiva" w:date="2026-01-12T19:12:00Z" w16du:dateUtc="2026-01-12T22:12:00Z"/>
          <w:rFonts w:ascii="Roboto" w:hAnsi="Roboto" w:cs="Arial"/>
          <w:sz w:val="23"/>
          <w:szCs w:val="23"/>
        </w:rPr>
      </w:pPr>
    </w:p>
    <w:p w14:paraId="6DC69783" w14:textId="611C46C7">
      <w:pPr>
        <w:spacing w:line="276" w:lineRule="auto"/>
        <w:jc w:val="both"/>
        <w:rPr>
          <w:rFonts w:ascii="Roboto" w:hAnsi="Roboto" w:cs="Arial"/>
          <w:sz w:val="23"/>
          <w:szCs w:val="23"/>
        </w:rPr>
      </w:pPr>
      <w:ins w:id="601" w:author="Marília Saraiva" w:date="2026-01-12T19:12:00Z">
        <w:r>
          <w:rPr>
            <w:rFonts w:ascii="Roboto" w:hAnsi="Roboto" w:cs="Arial"/>
            <w:sz w:val="23"/>
            <w:szCs w:val="23"/>
          </w:rPr>
          <w:t xml:space="preserve">A literalidade </w:t>
        </w:r>
      </w:ins>
      <w:ins w:id="602" w:author="Marília Saraiva" w:date="2026-01-12T19:13:00Z">
        <w:r>
          <w:rPr>
            <w:rFonts w:ascii="Roboto" w:hAnsi="Roboto" w:cs="Arial"/>
            <w:sz w:val="23"/>
            <w:szCs w:val="23"/>
          </w:rPr>
          <w:t>dessas normas, no entanto,</w:t>
        </w:r>
      </w:ins>
      <w:ins w:id="603" w:author="Marília Saraiva" w:date="2026-01-12T19:12:00Z">
        <w:r>
          <w:rPr>
            <w:rFonts w:ascii="Roboto" w:hAnsi="Roboto" w:cs="Arial"/>
            <w:sz w:val="23"/>
            <w:szCs w:val="23"/>
          </w:rPr>
          <w:t xml:space="preserve"> não exige que o</w:t>
        </w:r>
      </w:ins>
      <w:ins w:id="604" w:author="Ana Carvalho" w:date="2026-01-16T21:08:00Z">
        <w:r>
          <w:rPr>
            <w:rFonts w:ascii="Roboto" w:hAnsi="Roboto" w:cs="Arial"/>
            <w:sz w:val="23"/>
            <w:szCs w:val="23"/>
          </w:rPr>
          <w:t>s</w:t>
        </w:r>
      </w:ins>
      <w:ins w:id="605" w:author="Marília Saraiva" w:date="2026-01-12T19:12:00Z">
        <w:r>
          <w:rPr>
            <w:rFonts w:ascii="Roboto" w:hAnsi="Roboto" w:cs="Arial"/>
            <w:sz w:val="23"/>
            <w:szCs w:val="23"/>
          </w:rPr>
          <w:t xml:space="preserve"> estabelecimento</w:t>
        </w:r>
      </w:ins>
      <w:ins w:id="606" w:author="Ana Carvalho" w:date="2026-01-16T21:08:00Z">
        <w:r>
          <w:rPr>
            <w:rFonts w:ascii="Roboto" w:hAnsi="Roboto" w:cs="Arial"/>
            <w:sz w:val="23"/>
            <w:szCs w:val="23"/>
          </w:rPr>
          <w:t>s o</w:t>
        </w:r>
      </w:ins>
      <w:ins w:id="607" w:author="Ana Carvalho" w:date="2026-01-16T21:09:00Z">
        <w:r>
          <w:rPr>
            <w:rFonts w:ascii="Roboto" w:hAnsi="Roboto" w:cs="Arial"/>
            <w:sz w:val="23"/>
            <w:szCs w:val="23"/>
          </w:rPr>
          <w:t xml:space="preserve">nde ocorrem a instrução da pessoa com deficiência sejam </w:t>
        </w:r>
      </w:ins>
      <w:ins w:id="608" w:author="Marília Saraiva" w:date="2026-01-12T19:12:00Z">
        <w:del w:id="609" w:author="Ana Carvalho" w:date="2026-01-16T21:09:00Z">
          <w:r>
            <w:rPr>
              <w:rFonts w:ascii="Roboto" w:hAnsi="Roboto" w:cs="Arial"/>
              <w:sz w:val="23"/>
              <w:szCs w:val="23"/>
            </w:rPr>
            <w:delText xml:space="preserve"> de ensino seja</w:delText>
          </w:r>
        </w:del>
        <w:r>
          <w:rPr>
            <w:rFonts w:ascii="Roboto" w:hAnsi="Roboto" w:cs="Arial"/>
            <w:sz w:val="23"/>
            <w:szCs w:val="23"/>
          </w:rPr>
          <w:t xml:space="preserve"> "exclusivamente" dedicado à educação de pessoa portadora de deficiência física ou mental.</w:t>
        </w:r>
      </w:ins>
    </w:p>
    <w:p w14:paraId="17E66F91" w14:textId="77B9BB54">
      <w:pPr>
        <w:tabs>
          <w:tab w:val="left" w:pos="5460"/>
        </w:tabs>
        <w:spacing w:line="276" w:lineRule="auto"/>
        <w:jc w:val="both"/>
        <w:rPr>
          <w:del w:id="610" w:author="Marília Saraiva" w:date="2026-01-12T16:56:00Z" w16du:dateUtc="2026-01-12T19:56:00Z"/>
          <w:rFonts w:ascii="Roboto" w:eastAsia="Roboto" w:hAnsi="Roboto" w:cs="Roboto"/>
          <w:sz w:val="23"/>
          <w:szCs w:val="23"/>
        </w:rPr>
      </w:pPr>
    </w:p>
    <w:p w14:paraId="1F63C178" w14:textId="1EAB6A50">
      <w:pPr>
        <w:tabs>
          <w:tab w:val="left" w:pos="5460"/>
        </w:tabs>
        <w:spacing w:line="276" w:lineRule="auto"/>
        <w:ind w:firstLine="0"/>
        <w:jc w:val="both"/>
        <w:rPr>
          <w:del w:id="611" w:author="Marília Saraiva" w:date="2026-01-12T16:56:00Z" w16du:dateUtc="2026-01-12T19:56:00Z"/>
          <w:rFonts w:ascii="Roboto" w:eastAsia="Roboto" w:hAnsi="Roboto" w:cs="Roboto"/>
          <w:sz w:val="23"/>
          <w:szCs w:val="23"/>
        </w:rPr>
      </w:pPr>
      <w:del w:id="612" w:author="Marília Saraiva" w:date="2026-01-12T16:56:00Z" w16du:dateUtc="2026-01-12T19:56:00Z">
        <w:r>
          <w:rPr>
            <w:rFonts w:ascii="Roboto" w:eastAsia="Roboto" w:hAnsi="Roboto" w:cs="Roboto"/>
            <w:sz w:val="23"/>
            <w:szCs w:val="23"/>
          </w:rPr>
          <w:delText xml:space="preserve">Ao disciplinar o regime das deduções legais, </w:delText>
        </w:r>
        <w:r>
          <w:rPr>
            <w:rFonts w:ascii="Roboto" w:eastAsia="Roboto" w:hAnsi="Roboto" w:cs="Roboto"/>
            <w:sz w:val="23"/>
            <w:szCs w:val="23"/>
          </w:rPr>
          <w:delText xml:space="preserve">o referido decreto, em </w:delText>
        </w:r>
        <w:r>
          <w:rPr>
            <w:rFonts w:ascii="Roboto" w:eastAsia="Roboto" w:hAnsi="Roboto" w:cs="Roboto"/>
            <w:sz w:val="23"/>
            <w:szCs w:val="23"/>
          </w:rPr>
          <w:delText>seu art.</w:delText>
        </w:r>
        <w:r>
          <w:rPr>
            <w:rFonts w:ascii="Roboto" w:eastAsia="Roboto" w:hAnsi="Roboto" w:cs="Roboto"/>
            <w:sz w:val="23"/>
            <w:szCs w:val="23"/>
          </w:rPr>
          <w:delText xml:space="preserve"> 73, § 3º</w:delText>
        </w:r>
        <w:r>
          <w:rPr>
            <w:rFonts w:ascii="Roboto" w:eastAsia="Roboto" w:hAnsi="Roboto" w:cs="Roboto"/>
            <w:sz w:val="23"/>
            <w:szCs w:val="23"/>
          </w:rPr>
          <w:delText xml:space="preserve">, </w:delText>
        </w:r>
        <w:r>
          <w:rPr>
            <w:rFonts w:ascii="Roboto" w:eastAsia="Roboto" w:hAnsi="Roboto" w:cs="Roboto"/>
            <w:sz w:val="23"/>
            <w:szCs w:val="23"/>
          </w:rPr>
          <w:delText>determina que:</w:delText>
        </w:r>
      </w:del>
    </w:p>
    <w:p w14:paraId="5B816C9A" w14:textId="77777777">
      <w:pPr>
        <w:spacing w:line="276" w:lineRule="auto"/>
        <w:ind w:firstLine="0"/>
        <w:jc w:val="both"/>
        <w:rPr>
          <w:ins w:id="613" w:author="Marília Saraiva" w:date="2026-01-12T16:57:00Z" w16du:dateUtc="2026-01-12T19:57:00Z"/>
          <w:rFonts w:ascii="Roboto" w:eastAsia="Roboto" w:hAnsi="Roboto" w:cs="Roboto"/>
          <w:sz w:val="23"/>
          <w:szCs w:val="23"/>
        </w:rPr>
        <w:pPrChange w:id="614" w:author="Marília Saraiva" w:date="2026-01-12T19:12:00Z" w16du:dateUtc="2026-01-12T22:12:00Z">
          <w:pPr>
            <w:spacing w:line="276" w:lineRule="auto"/>
            <w:jc w:val="both"/>
          </w:pPr>
        </w:pPrChange>
      </w:pPr>
    </w:p>
    <w:p w14:paraId="151A6725" w14:textId="2A66EBA8">
      <w:pPr>
        <w:spacing w:line="276" w:lineRule="auto"/>
        <w:ind w:firstLine="1276"/>
        <w:jc w:val="both"/>
        <w:rPr>
          <w:del w:id="615" w:author="Marília Saraiva" w:date="2026-01-12T16:56:00Z" w16du:dateUtc="2026-01-12T19:56:00Z"/>
          <w:rFonts w:ascii="Roboto" w:eastAsia="Roboto" w:hAnsi="Roboto" w:cs="Roboto"/>
          <w:sz w:val="23"/>
          <w:szCs w:val="23"/>
        </w:rPr>
        <w:pPrChange w:id="616" w:author="Marília Saraiva" w:date="2026-01-12T16:57:00Z" w16du:dateUtc="2026-01-12T19:57:00Z">
          <w:pPr>
            <w:spacing w:line="276" w:lineRule="auto"/>
            <w:jc w:val="both"/>
          </w:pPr>
        </w:pPrChange>
      </w:pPr>
    </w:p>
    <w:p w14:paraId="3F051E5E" w14:textId="79859FE2">
      <w:pPr>
        <w:spacing w:line="276" w:lineRule="auto"/>
        <w:ind w:firstLine="1276"/>
        <w:jc w:val="both"/>
        <w:rPr>
          <w:del w:id="617" w:author="Marília Saraiva" w:date="2026-01-12T16:56:00Z" w16du:dateUtc="2026-01-12T19:56:00Z"/>
          <w:rFonts w:ascii="Roboto" w:hAnsi="Roboto" w:cs="Arial"/>
          <w:sz w:val="21"/>
          <w:szCs w:val="21"/>
        </w:rPr>
        <w:pPrChange w:id="618" w:author="Marília Saraiva" w:date="2026-01-12T16:57:00Z" w16du:dateUtc="2026-01-12T19:57:00Z">
          <w:pPr>
            <w:spacing w:line="276" w:lineRule="auto"/>
            <w:ind w:left="2268" w:firstLine="0"/>
            <w:jc w:val="both"/>
          </w:pPr>
        </w:pPrChange>
      </w:pPr>
      <w:del w:id="619" w:author="Marília Saraiva" w:date="2026-01-12T16:56:00Z" w16du:dateUtc="2026-01-12T19:56:00Z">
        <w:r>
          <w:rPr>
            <w:rFonts w:ascii="Roboto" w:hAnsi="Roboto" w:cs="Arial"/>
            <w:sz w:val="21"/>
            <w:szCs w:val="21"/>
          </w:rPr>
          <w:delText>Art. 73. Na determinação da base de cálculo do imposto sobre a renda devido na declaração de ajuste anual, poderão ser deduzidos os pagamentos efetuados, no ano</w:delText>
        </w:r>
        <w:r>
          <w:rPr>
            <w:rFonts w:ascii="Roboto" w:hAnsi="Roboto" w:cs="Arial"/>
            <w:sz w:val="21"/>
            <w:szCs w:val="21"/>
          </w:rPr>
          <w:delText xml:space="preserve"> </w:delText>
        </w:r>
        <w:r>
          <w:rPr>
            <w:rFonts w:ascii="Roboto" w:hAnsi="Roboto" w:cs="Arial"/>
            <w:sz w:val="21"/>
            <w:szCs w:val="21"/>
          </w:rPr>
          <w:delText xml:space="preserve">calendário, a médicos, dentistas, psicólogos, fisioterapeutas, fonoaudiólogos, terapeutas ocupacionais e hospitais, e as despesas com exames laboratoriais, serviços radiológicos, aparelhos ortopédicos e próteses ortopédicas e dentárias (Lei nº 9.250, de 1995, art. 8º, caput, inciso II, alínea a). </w:delText>
        </w:r>
      </w:del>
    </w:p>
    <w:p w14:paraId="5A868809" w14:textId="16539B76">
      <w:pPr>
        <w:spacing w:line="276" w:lineRule="auto"/>
        <w:ind w:firstLine="1276"/>
        <w:jc w:val="both"/>
        <w:rPr>
          <w:del w:id="620" w:author="Marília Saraiva" w:date="2026-01-12T16:56:00Z" w16du:dateUtc="2026-01-12T19:56:00Z"/>
          <w:rFonts w:ascii="Roboto" w:hAnsi="Roboto" w:cs="Arial"/>
          <w:sz w:val="21"/>
          <w:szCs w:val="21"/>
        </w:rPr>
        <w:pPrChange w:id="621" w:author="Marília Saraiva" w:date="2026-01-12T16:57:00Z" w16du:dateUtc="2026-01-12T19:57:00Z">
          <w:pPr>
            <w:spacing w:line="276" w:lineRule="auto"/>
            <w:ind w:left="2268" w:firstLine="0"/>
            <w:jc w:val="both"/>
          </w:pPr>
        </w:pPrChange>
      </w:pPr>
    </w:p>
    <w:p w14:paraId="265300FE" w14:textId="61556583">
      <w:pPr>
        <w:spacing w:line="276" w:lineRule="auto"/>
        <w:ind w:firstLine="1276"/>
        <w:jc w:val="both"/>
        <w:rPr>
          <w:del w:id="622" w:author="Marília Saraiva" w:date="2026-01-12T16:56:00Z" w16du:dateUtc="2026-01-12T19:56:00Z"/>
          <w:rFonts w:ascii="Roboto" w:hAnsi="Roboto" w:cs="Arial"/>
          <w:sz w:val="21"/>
          <w:szCs w:val="21"/>
        </w:rPr>
        <w:pPrChange w:id="623" w:author="Marília Saraiva" w:date="2026-01-12T16:57:00Z" w16du:dateUtc="2026-01-12T19:57:00Z">
          <w:pPr>
            <w:spacing w:line="276" w:lineRule="auto"/>
            <w:ind w:left="2268" w:firstLine="0"/>
            <w:jc w:val="both"/>
          </w:pPr>
        </w:pPrChange>
      </w:pPr>
      <w:del w:id="624" w:author="Marília Saraiva" w:date="2026-01-12T16:56:00Z" w16du:dateUtc="2026-01-12T19:56:00Z">
        <w:r>
          <w:rPr>
            <w:rFonts w:ascii="Roboto" w:hAnsi="Roboto" w:cs="Arial"/>
            <w:sz w:val="21"/>
            <w:szCs w:val="21"/>
          </w:rPr>
          <w:delText xml:space="preserve">(...) </w:delText>
        </w:r>
      </w:del>
    </w:p>
    <w:p w14:paraId="52160526" w14:textId="24244C33">
      <w:pPr>
        <w:spacing w:line="276" w:lineRule="auto"/>
        <w:ind w:firstLine="1276"/>
        <w:jc w:val="both"/>
        <w:rPr>
          <w:del w:id="625" w:author="Marília Saraiva" w:date="2026-01-12T16:56:00Z" w16du:dateUtc="2026-01-12T19:56:00Z"/>
          <w:rFonts w:ascii="Roboto" w:hAnsi="Roboto" w:cs="Arial"/>
          <w:sz w:val="21"/>
          <w:szCs w:val="21"/>
        </w:rPr>
        <w:pPrChange w:id="626" w:author="Marília Saraiva" w:date="2026-01-12T16:57:00Z" w16du:dateUtc="2026-01-12T19:57:00Z">
          <w:pPr>
            <w:spacing w:line="276" w:lineRule="auto"/>
            <w:ind w:left="2268" w:firstLine="0"/>
            <w:jc w:val="both"/>
          </w:pPr>
        </w:pPrChange>
      </w:pPr>
    </w:p>
    <w:p w14:paraId="0E3687D9" w14:textId="0AA6DFBA">
      <w:pPr>
        <w:spacing w:line="276" w:lineRule="auto"/>
        <w:ind w:firstLine="1276"/>
        <w:jc w:val="both"/>
        <w:rPr>
          <w:del w:id="627" w:author="Marília Saraiva" w:date="2026-01-12T16:56:00Z" w16du:dateUtc="2026-01-12T19:56:00Z"/>
          <w:rFonts w:ascii="Roboto" w:hAnsi="Roboto" w:cs="Arial"/>
          <w:sz w:val="21"/>
          <w:szCs w:val="21"/>
        </w:rPr>
        <w:pPrChange w:id="628" w:author="Marília Saraiva" w:date="2026-01-12T16:57:00Z" w16du:dateUtc="2026-01-12T19:57:00Z">
          <w:pPr>
            <w:spacing w:line="276" w:lineRule="auto"/>
            <w:ind w:left="2268" w:firstLine="0"/>
            <w:jc w:val="both"/>
          </w:pPr>
        </w:pPrChange>
      </w:pPr>
      <w:del w:id="629" w:author="Marília Saraiva" w:date="2026-01-12T16:56:00Z" w16du:dateUtc="2026-01-12T19:56:00Z">
        <w:r>
          <w:rPr>
            <w:rFonts w:ascii="Roboto" w:hAnsi="Roboto" w:cs="Arial"/>
            <w:b/>
            <w:bCs/>
            <w:sz w:val="21"/>
            <w:szCs w:val="21"/>
          </w:rPr>
          <w:delText xml:space="preserve">§ 3º Consideram-se dedutíveis como despesas médicas os pagamentos relativos à instrução de pessoa com deficiência física ou mental, desde que a deficiência seja atestada em laudo médico e que o pagamento seja efetuado a entidades destinadas a pessoas com deficiência física ou mental. </w:delText>
        </w:r>
        <w:r>
          <w:rPr>
            <w:rFonts w:ascii="Roboto" w:hAnsi="Roboto" w:cs="Arial"/>
            <w:sz w:val="21"/>
            <w:szCs w:val="21"/>
          </w:rPr>
          <w:delText>(grifo nosso)</w:delText>
        </w:r>
      </w:del>
    </w:p>
    <w:p w14:paraId="182EC781" w14:textId="3EE18AF5">
      <w:pPr>
        <w:spacing w:line="276" w:lineRule="auto"/>
        <w:ind w:firstLine="1276"/>
        <w:jc w:val="both"/>
        <w:rPr>
          <w:del w:id="630" w:author="Marília Saraiva" w:date="2026-01-12T16:56:00Z" w16du:dateUtc="2026-01-12T19:56:00Z"/>
          <w:rFonts w:ascii="Roboto" w:hAnsi="Roboto" w:cs="Arial"/>
          <w:sz w:val="23"/>
          <w:szCs w:val="23"/>
        </w:rPr>
        <w:pPrChange w:id="631" w:author="Marília Saraiva" w:date="2026-01-12T16:57:00Z" w16du:dateUtc="2026-01-12T19:57:00Z">
          <w:pPr>
            <w:spacing w:line="276" w:lineRule="auto"/>
            <w:jc w:val="both"/>
          </w:pPr>
        </w:pPrChange>
      </w:pPr>
    </w:p>
    <w:p w14:paraId="7E5735A1" w14:textId="33500F24">
      <w:pPr>
        <w:tabs>
          <w:tab w:val="left" w:pos="5460"/>
        </w:tabs>
        <w:spacing w:line="276" w:lineRule="auto"/>
        <w:ind w:firstLine="1276"/>
        <w:jc w:val="both"/>
        <w:rPr>
          <w:del w:id="632" w:author="Marília Saraiva" w:date="2026-01-12T16:56:00Z" w16du:dateUtc="2026-01-12T19:56:00Z"/>
          <w:rFonts w:ascii="Roboto" w:hAnsi="Roboto" w:cs="Arial"/>
          <w:sz w:val="23"/>
          <w:szCs w:val="23"/>
        </w:rPr>
        <w:pPrChange w:id="633" w:author="Marília Saraiva" w:date="2026-01-12T16:57:00Z" w16du:dateUtc="2026-01-12T19:57:00Z">
          <w:pPr>
            <w:tabs>
              <w:tab w:val="left" w:pos="5460"/>
            </w:tabs>
            <w:spacing w:line="276" w:lineRule="auto"/>
            <w:jc w:val="both"/>
          </w:pPr>
        </w:pPrChange>
      </w:pPr>
      <w:del w:id="634" w:author="Marília Saraiva" w:date="2026-01-12T16:56:00Z" w16du:dateUtc="2026-01-12T19:56:00Z">
        <w:r>
          <w:rPr>
            <w:rFonts w:ascii="Roboto" w:hAnsi="Roboto" w:cs="Arial"/>
            <w:sz w:val="23"/>
            <w:szCs w:val="23"/>
          </w:rPr>
          <w:delText xml:space="preserve">A norma constante do art. 73, § 3º, do Decreto nº 9.580/2018 não contempla a exigência de que o estabelecimento de ensino seja </w:delText>
        </w:r>
        <w:r>
          <w:rPr>
            <w:rFonts w:ascii="Roboto" w:hAnsi="Roboto" w:cs="Arial"/>
            <w:b/>
            <w:bCs/>
            <w:sz w:val="23"/>
            <w:szCs w:val="23"/>
          </w:rPr>
          <w:delText>exclusivamente</w:delText>
        </w:r>
        <w:r>
          <w:rPr>
            <w:rFonts w:ascii="Roboto" w:hAnsi="Roboto" w:cs="Arial"/>
            <w:sz w:val="23"/>
            <w:szCs w:val="23"/>
          </w:rPr>
          <w:delText xml:space="preserve"> dedicado à educação de pessoas com deficiência física ou mental, limitando-se a estabelecer que os pagamentos sejam efetuados a entidades </w:delText>
        </w:r>
        <w:r>
          <w:rPr>
            <w:rFonts w:ascii="Roboto" w:hAnsi="Roboto" w:cs="Arial"/>
            <w:b/>
            <w:bCs/>
            <w:sz w:val="23"/>
            <w:szCs w:val="23"/>
          </w:rPr>
          <w:delText xml:space="preserve">destinadas </w:delText>
        </w:r>
        <w:r>
          <w:rPr>
            <w:rFonts w:ascii="Roboto" w:hAnsi="Roboto" w:cs="Arial"/>
            <w:sz w:val="23"/>
            <w:szCs w:val="23"/>
          </w:rPr>
          <w:delText xml:space="preserve">a </w:delText>
        </w:r>
        <w:r>
          <w:rPr>
            <w:rFonts w:ascii="Roboto" w:hAnsi="Roboto" w:cs="Arial"/>
            <w:sz w:val="23"/>
            <w:szCs w:val="23"/>
          </w:rPr>
          <w:delText>esse grupo.</w:delText>
        </w:r>
      </w:del>
    </w:p>
    <w:p w14:paraId="49D88D10" w14:textId="162A2A15">
      <w:pPr>
        <w:tabs>
          <w:tab w:val="left" w:pos="5460"/>
        </w:tabs>
        <w:spacing w:line="276" w:lineRule="auto"/>
        <w:ind w:firstLine="1276"/>
        <w:jc w:val="both"/>
        <w:rPr>
          <w:del w:id="635" w:author="Marília Saraiva" w:date="2026-01-12T16:56:00Z" w16du:dateUtc="2026-01-12T19:56:00Z"/>
          <w:rFonts w:ascii="Roboto" w:hAnsi="Roboto" w:cs="Arial"/>
          <w:sz w:val="23"/>
          <w:szCs w:val="23"/>
        </w:rPr>
        <w:pPrChange w:id="636" w:author="Marília Saraiva" w:date="2026-01-12T16:57:00Z" w16du:dateUtc="2026-01-12T19:57:00Z">
          <w:pPr>
            <w:tabs>
              <w:tab w:val="left" w:pos="5460"/>
            </w:tabs>
            <w:spacing w:line="276" w:lineRule="auto"/>
            <w:jc w:val="both"/>
          </w:pPr>
        </w:pPrChange>
      </w:pPr>
    </w:p>
    <w:p w14:paraId="2F042F6F" w14:textId="19337F9C">
      <w:pPr>
        <w:tabs>
          <w:tab w:val="left" w:pos="5460"/>
        </w:tabs>
        <w:spacing w:line="276" w:lineRule="auto"/>
        <w:ind w:firstLine="1276"/>
        <w:jc w:val="both"/>
        <w:rPr>
          <w:del w:id="637" w:author="Marília Saraiva" w:date="2026-01-12T16:56:00Z" w16du:dateUtc="2026-01-12T19:56:00Z"/>
          <w:rFonts w:ascii="Roboto" w:hAnsi="Roboto" w:cs="Arial"/>
          <w:sz w:val="23"/>
          <w:szCs w:val="23"/>
        </w:rPr>
        <w:pPrChange w:id="638" w:author="Marília Saraiva" w:date="2026-01-12T16:57:00Z" w16du:dateUtc="2026-01-12T19:57:00Z">
          <w:pPr>
            <w:tabs>
              <w:tab w:val="left" w:pos="5460"/>
            </w:tabs>
            <w:spacing w:line="276" w:lineRule="auto"/>
            <w:jc w:val="both"/>
          </w:pPr>
        </w:pPrChange>
      </w:pPr>
      <w:del w:id="639" w:author="Marília Saraiva" w:date="2026-01-12T16:56:00Z" w16du:dateUtc="2026-01-12T19:56:00Z">
        <w:r>
          <w:rPr>
            <w:rFonts w:ascii="Roboto" w:hAnsi="Roboto" w:cs="Arial"/>
            <w:sz w:val="23"/>
            <w:szCs w:val="23"/>
          </w:rPr>
          <w:delText xml:space="preserve">Deste modo, tendo em vista que a educação regular também se destina </w:delText>
        </w:r>
        <w:r>
          <w:rPr>
            <w:rFonts w:ascii="Roboto" w:hAnsi="Roboto" w:cs="Arial"/>
            <w:sz w:val="23"/>
            <w:szCs w:val="23"/>
          </w:rPr>
          <w:delText xml:space="preserve">às pessoas com deficiência, não há que se falar em dedução </w:delText>
        </w:r>
        <w:r>
          <w:rPr>
            <w:rFonts w:ascii="Roboto" w:hAnsi="Roboto" w:cs="Arial"/>
            <w:sz w:val="23"/>
            <w:szCs w:val="23"/>
          </w:rPr>
          <w:delText>limitada</w:delText>
        </w:r>
        <w:r>
          <w:rPr>
            <w:rFonts w:ascii="Roboto" w:hAnsi="Roboto" w:cs="Arial"/>
            <w:sz w:val="23"/>
            <w:szCs w:val="23"/>
          </w:rPr>
          <w:delText xml:space="preserve"> das despesas relativas à instrução nestes estabelecimentos</w:delText>
        </w:r>
        <w:r>
          <w:rPr>
            <w:rFonts w:ascii="Roboto" w:hAnsi="Roboto" w:cs="Arial"/>
            <w:sz w:val="23"/>
            <w:szCs w:val="23"/>
          </w:rPr>
          <w:delText xml:space="preserve"> de ensino,</w:delText>
        </w:r>
        <w:r>
          <w:rPr>
            <w:rFonts w:ascii="Roboto" w:hAnsi="Roboto" w:cs="Arial"/>
            <w:sz w:val="23"/>
            <w:szCs w:val="23"/>
          </w:rPr>
          <w:delText xml:space="preserve"> como se não fossem equiparadas às despesas médicas.</w:delText>
        </w:r>
      </w:del>
    </w:p>
    <w:p w14:paraId="4E96A0C4" w14:textId="1F081F05">
      <w:pPr>
        <w:tabs>
          <w:tab w:val="left" w:pos="5460"/>
        </w:tabs>
        <w:spacing w:line="276" w:lineRule="auto"/>
        <w:ind w:firstLine="1276"/>
        <w:jc w:val="both"/>
        <w:rPr>
          <w:ins w:id="640" w:author="Marília Saraiva" w:date="2026-01-12T19:14:00Z" w16du:dateUtc="2026-01-12T22:14:00Z"/>
          <w:rFonts w:ascii="Roboto" w:eastAsia="Roboto" w:hAnsi="Roboto" w:cs="Roboto"/>
          <w:sz w:val="23"/>
          <w:szCs w:val="23"/>
        </w:rPr>
      </w:pPr>
      <w:ins w:id="641" w:author="Marília Saraiva" w:date="2026-01-12T16:57:00Z" w16du:dateUtc="2026-01-12T19:57:00Z">
        <w:r>
          <w:rPr>
            <w:rFonts w:ascii="Roboto" w:eastAsia="Roboto" w:hAnsi="Roboto" w:cs="Roboto"/>
            <w:sz w:val="23"/>
            <w:szCs w:val="23"/>
          </w:rPr>
          <w:t xml:space="preserve">Isso porque </w:t>
        </w:r>
      </w:ins>
      <w:ins w:id="642" w:author="Marília Saraiva" w:date="2026-01-12T19:15:00Z" w16du:dateUtc="2026-01-12T22:15:00Z">
        <w:r>
          <w:rPr>
            <w:rFonts w:ascii="Roboto" w:eastAsia="Roboto" w:hAnsi="Roboto" w:cs="Roboto"/>
            <w:sz w:val="23"/>
            <w:szCs w:val="23"/>
          </w:rPr>
          <w:t>educação especial não se limita àquela ofertada por estabelecimentos de ensino "exclusivamente" dedicados a pessoas com deficiênci</w:t>
        </w:r>
        <w:r>
          <w:rPr>
            <w:rFonts w:ascii="Roboto" w:eastAsia="Roboto" w:hAnsi="Roboto" w:cs="Roboto"/>
            <w:sz w:val="23"/>
            <w:szCs w:val="23"/>
          </w:rPr>
          <w:t>a.</w:t>
        </w:r>
      </w:ins>
    </w:p>
    <w:p w14:paraId="40D735C9" w14:textId="77777777">
      <w:pPr>
        <w:tabs>
          <w:tab w:val="left" w:pos="5460"/>
        </w:tabs>
        <w:spacing w:line="276" w:lineRule="auto"/>
        <w:ind w:firstLine="1276"/>
        <w:jc w:val="both"/>
        <w:rPr>
          <w:ins w:id="643" w:author="Marília Saraiva" w:date="2026-01-12T19:14:00Z" w16du:dateUtc="2026-01-12T22:14:00Z"/>
          <w:rFonts w:ascii="Roboto" w:eastAsia="Roboto" w:hAnsi="Roboto" w:cs="Roboto"/>
          <w:sz w:val="23"/>
          <w:szCs w:val="23"/>
        </w:rPr>
      </w:pPr>
    </w:p>
    <w:p w14:paraId="653836F1" w14:textId="5011EAB8">
      <w:pPr>
        <w:tabs>
          <w:tab w:val="left" w:pos="5460"/>
        </w:tabs>
        <w:spacing w:line="276" w:lineRule="auto"/>
        <w:ind w:firstLine="1276"/>
        <w:jc w:val="both"/>
        <w:rPr>
          <w:del w:id="644" w:author="Marília Saraiva" w:date="2026-01-12T16:57:00Z" w16du:dateUtc="2026-01-12T19:57:00Z"/>
          <w:rFonts w:ascii="Roboto" w:eastAsia="Roboto" w:hAnsi="Roboto" w:cs="Roboto"/>
          <w:sz w:val="23"/>
          <w:szCs w:val="23"/>
        </w:rPr>
      </w:pPr>
      <w:ins w:id="645" w:author="Marília Saraiva" w:date="2026-01-12T19:15:00Z">
        <w:r>
          <w:rPr>
            <w:rFonts w:ascii="Roboto" w:eastAsia="Roboto" w:hAnsi="Roboto" w:cs="Roboto"/>
            <w:sz w:val="23"/>
            <w:szCs w:val="23"/>
          </w:rPr>
          <w:t xml:space="preserve">Nesse sentido, </w:t>
        </w:r>
      </w:ins>
      <w:ins w:id="646" w:author="Marília Saraiva" w:date="2026-01-12T16:57:00Z">
        <w:r>
          <w:rPr>
            <w:rFonts w:ascii="Roboto" w:eastAsia="Roboto" w:hAnsi="Roboto" w:cs="Roboto"/>
            <w:sz w:val="23"/>
            <w:szCs w:val="23"/>
          </w:rPr>
          <w:t>o art. 208, inciso III, da Constituição da República, ao assegurar o atendimento educacional especializado às pessoas com deficiência, estabelece que tal atendimento deve ocorrer preferencialmente na rede regular de ensino</w:t>
        </w:r>
        <w:del w:id="647" w:author="Ana Carvalho" w:date="2026-01-16T21:52:00Z">
          <w:r>
            <w:rPr>
              <w:rFonts w:ascii="Roboto" w:eastAsia="Roboto" w:hAnsi="Roboto" w:cs="Roboto"/>
              <w:sz w:val="23"/>
              <w:szCs w:val="23"/>
            </w:rPr>
            <w:delText>,</w:delText>
          </w:r>
        </w:del>
        <w:r>
          <w:rPr>
            <w:rFonts w:ascii="Roboto" w:eastAsia="Roboto" w:hAnsi="Roboto" w:cs="Roboto"/>
            <w:sz w:val="23"/>
            <w:szCs w:val="23"/>
          </w:rPr>
          <w:t xml:space="preserve"> consagrando a política pública de educação inclusiva.</w:t>
        </w:r>
      </w:ins>
    </w:p>
    <w:p w14:paraId="2A7A58BC" w14:textId="77777777">
      <w:pPr>
        <w:tabs>
          <w:tab w:val="left" w:pos="5460"/>
        </w:tabs>
        <w:spacing w:line="276" w:lineRule="auto"/>
        <w:ind w:firstLine="1276"/>
        <w:jc w:val="both"/>
        <w:rPr>
          <w:ins w:id="648" w:author="Marília Saraiva" w:date="2026-01-12T16:57:00Z" w16du:dateUtc="2026-01-12T19:57:00Z"/>
          <w:rFonts w:ascii="Roboto" w:hAnsi="Roboto" w:cs="Arial"/>
          <w:sz w:val="23"/>
          <w:szCs w:val="23"/>
        </w:rPr>
        <w:pPrChange w:id="649" w:author="Marília Saraiva" w:date="2026-01-12T16:57:00Z" w16du:dateUtc="2026-01-12T19:57:00Z">
          <w:pPr>
            <w:tabs>
              <w:tab w:val="left" w:pos="5460"/>
            </w:tabs>
            <w:spacing w:line="276" w:lineRule="auto"/>
            <w:jc w:val="both"/>
          </w:pPr>
        </w:pPrChange>
      </w:pPr>
    </w:p>
    <w:p w14:paraId="15A60972" w14:textId="3CAC759F">
      <w:pPr>
        <w:tabs>
          <w:tab w:val="left" w:pos="5460"/>
        </w:tabs>
        <w:spacing w:line="276" w:lineRule="auto"/>
        <w:ind w:firstLine="1276"/>
        <w:jc w:val="both"/>
        <w:rPr>
          <w:del w:id="650" w:author="Marília Saraiva" w:date="2026-01-12T16:57:00Z" w16du:dateUtc="2026-01-12T19:57:00Z"/>
          <w:rFonts w:ascii="Roboto" w:hAnsi="Roboto" w:cs="Arial"/>
          <w:sz w:val="23"/>
          <w:szCs w:val="23"/>
        </w:rPr>
        <w:pPrChange w:id="651" w:author="Marília Saraiva" w:date="2026-01-12T16:57:00Z" w16du:dateUtc="2026-01-12T19:57:00Z">
          <w:pPr>
            <w:tabs>
              <w:tab w:val="left" w:pos="5460"/>
            </w:tabs>
            <w:spacing w:line="276" w:lineRule="auto"/>
            <w:jc w:val="both"/>
          </w:pPr>
        </w:pPrChange>
      </w:pPr>
      <w:del w:id="652" w:author="Marília Saraiva" w:date="2026-01-12T16:57:00Z" w16du:dateUtc="2026-01-12T19:57:00Z">
        <w:r>
          <w:rPr>
            <w:rFonts w:ascii="Roboto" w:hAnsi="Roboto" w:cs="Arial"/>
            <w:sz w:val="23"/>
            <w:szCs w:val="23"/>
          </w:rPr>
          <w:delText>Ora, a própria Constituição Federal, em seu art. 208, I</w:delText>
        </w:r>
        <w:r>
          <w:rPr>
            <w:rFonts w:ascii="Roboto" w:hAnsi="Roboto" w:cs="Arial"/>
            <w:sz w:val="23"/>
            <w:szCs w:val="23"/>
          </w:rPr>
          <w:delText>I</w:delText>
        </w:r>
        <w:r>
          <w:rPr>
            <w:rFonts w:ascii="Roboto" w:hAnsi="Roboto" w:cs="Arial"/>
            <w:sz w:val="23"/>
            <w:szCs w:val="23"/>
          </w:rPr>
          <w:delText xml:space="preserve">I, estabelece que: </w:delText>
        </w:r>
      </w:del>
    </w:p>
    <w:p w14:paraId="5B4C70A5" w14:textId="3F2929A8">
      <w:pPr>
        <w:tabs>
          <w:tab w:val="left" w:pos="5460"/>
        </w:tabs>
        <w:spacing w:line="276" w:lineRule="auto"/>
        <w:ind w:firstLine="1276"/>
        <w:jc w:val="both"/>
        <w:rPr>
          <w:del w:id="653" w:author="Marília Saraiva" w:date="2026-01-12T16:57:00Z" w16du:dateUtc="2026-01-12T19:57:00Z"/>
          <w:rFonts w:ascii="Roboto" w:hAnsi="Roboto" w:cs="Arial"/>
          <w:sz w:val="23"/>
          <w:szCs w:val="23"/>
        </w:rPr>
        <w:pPrChange w:id="654" w:author="Marília Saraiva" w:date="2026-01-12T16:57:00Z" w16du:dateUtc="2026-01-12T19:57:00Z">
          <w:pPr>
            <w:tabs>
              <w:tab w:val="left" w:pos="5460"/>
            </w:tabs>
            <w:spacing w:line="276" w:lineRule="auto"/>
            <w:ind w:firstLine="0"/>
            <w:jc w:val="both"/>
          </w:pPr>
        </w:pPrChange>
      </w:pPr>
    </w:p>
    <w:p w14:paraId="24067D3F" w14:textId="1D7BCA13">
      <w:pPr>
        <w:tabs>
          <w:tab w:val="left" w:pos="5460"/>
        </w:tabs>
        <w:spacing w:line="276" w:lineRule="auto"/>
        <w:ind w:firstLine="1276"/>
        <w:jc w:val="both"/>
        <w:rPr>
          <w:del w:id="655" w:author="Marília Saraiva" w:date="2026-01-12T16:57:00Z" w16du:dateUtc="2026-01-12T19:57:00Z"/>
          <w:rFonts w:ascii="Roboto" w:hAnsi="Roboto" w:cs="Arial"/>
          <w:sz w:val="21"/>
          <w:szCs w:val="21"/>
        </w:rPr>
        <w:pPrChange w:id="656" w:author="Marília Saraiva" w:date="2026-01-12T16:57:00Z" w16du:dateUtc="2026-01-12T19:57:00Z">
          <w:pPr>
            <w:tabs>
              <w:tab w:val="left" w:pos="5460"/>
            </w:tabs>
            <w:spacing w:line="276" w:lineRule="auto"/>
            <w:ind w:left="2268" w:firstLine="0"/>
            <w:jc w:val="both"/>
          </w:pPr>
        </w:pPrChange>
      </w:pPr>
      <w:del w:id="657" w:author="Marília Saraiva" w:date="2026-01-12T16:57:00Z" w16du:dateUtc="2026-01-12T19:57:00Z">
        <w:r>
          <w:rPr>
            <w:rFonts w:ascii="Roboto" w:hAnsi="Roboto" w:cs="Arial"/>
            <w:sz w:val="21"/>
            <w:szCs w:val="21"/>
          </w:rPr>
          <w:delText>Art. 208. O dever do Estado com a educação será</w:delText>
        </w:r>
        <w:r>
          <w:rPr>
            <w:rFonts w:ascii="Roboto" w:hAnsi="Roboto" w:cs="Arial"/>
            <w:sz w:val="21"/>
            <w:szCs w:val="21"/>
          </w:rPr>
          <w:delText xml:space="preserve"> </w:delText>
        </w:r>
        <w:r>
          <w:rPr>
            <w:rFonts w:ascii="Roboto" w:hAnsi="Roboto" w:cs="Arial"/>
            <w:sz w:val="21"/>
            <w:szCs w:val="21"/>
          </w:rPr>
          <w:delText>efetivado mediante a garantia de:</w:delText>
        </w:r>
      </w:del>
    </w:p>
    <w:p w14:paraId="76A72C28" w14:textId="3103F1C0">
      <w:pPr>
        <w:tabs>
          <w:tab w:val="left" w:pos="5460"/>
        </w:tabs>
        <w:spacing w:line="276" w:lineRule="auto"/>
        <w:ind w:firstLine="1276"/>
        <w:jc w:val="both"/>
        <w:rPr>
          <w:del w:id="658" w:author="Marília Saraiva" w:date="2026-01-12T16:57:00Z" w16du:dateUtc="2026-01-12T19:57:00Z"/>
          <w:rFonts w:ascii="Roboto" w:hAnsi="Roboto" w:cs="Arial"/>
          <w:sz w:val="21"/>
          <w:szCs w:val="21"/>
        </w:rPr>
        <w:pPrChange w:id="659" w:author="Marília Saraiva" w:date="2026-01-12T16:57:00Z" w16du:dateUtc="2026-01-12T19:57:00Z">
          <w:pPr>
            <w:tabs>
              <w:tab w:val="left" w:pos="5460"/>
            </w:tabs>
            <w:spacing w:line="276" w:lineRule="auto"/>
            <w:ind w:left="2268"/>
            <w:jc w:val="both"/>
          </w:pPr>
        </w:pPrChange>
      </w:pPr>
    </w:p>
    <w:p w14:paraId="341B13BF" w14:textId="5AA7F11D">
      <w:pPr>
        <w:tabs>
          <w:tab w:val="left" w:pos="5460"/>
        </w:tabs>
        <w:spacing w:line="276" w:lineRule="auto"/>
        <w:ind w:firstLine="1276"/>
        <w:jc w:val="both"/>
        <w:rPr>
          <w:del w:id="660" w:author="Marília Saraiva" w:date="2026-01-12T16:57:00Z" w16du:dateUtc="2026-01-12T19:57:00Z"/>
          <w:rFonts w:ascii="Roboto" w:hAnsi="Roboto" w:cs="Arial"/>
          <w:sz w:val="21"/>
          <w:szCs w:val="21"/>
        </w:rPr>
        <w:pPrChange w:id="661" w:author="Marília Saraiva" w:date="2026-01-12T16:57:00Z" w16du:dateUtc="2026-01-12T19:57:00Z">
          <w:pPr>
            <w:tabs>
              <w:tab w:val="left" w:pos="5460"/>
            </w:tabs>
            <w:spacing w:line="276" w:lineRule="auto"/>
            <w:ind w:left="2268" w:firstLine="0"/>
            <w:jc w:val="both"/>
          </w:pPr>
        </w:pPrChange>
      </w:pPr>
      <w:del w:id="662" w:author="Marília Saraiva" w:date="2026-01-12T16:57:00Z" w16du:dateUtc="2026-01-12T19:57:00Z">
        <w:r>
          <w:rPr>
            <w:rFonts w:ascii="Roboto" w:hAnsi="Roboto" w:cs="Arial"/>
            <w:sz w:val="21"/>
            <w:szCs w:val="21"/>
          </w:rPr>
          <w:delText>(...)</w:delText>
        </w:r>
      </w:del>
    </w:p>
    <w:p w14:paraId="7E735E6E" w14:textId="77D9C4C4">
      <w:pPr>
        <w:tabs>
          <w:tab w:val="left" w:pos="5460"/>
        </w:tabs>
        <w:spacing w:line="276" w:lineRule="auto"/>
        <w:ind w:firstLine="1276"/>
        <w:jc w:val="both"/>
        <w:rPr>
          <w:del w:id="663" w:author="Marília Saraiva" w:date="2026-01-12T16:57:00Z" w16du:dateUtc="2026-01-12T19:57:00Z"/>
          <w:rFonts w:ascii="Roboto" w:hAnsi="Roboto" w:cs="Arial"/>
          <w:sz w:val="21"/>
          <w:szCs w:val="21"/>
        </w:rPr>
        <w:pPrChange w:id="664" w:author="Marília Saraiva" w:date="2026-01-12T16:57:00Z" w16du:dateUtc="2026-01-12T19:57:00Z">
          <w:pPr>
            <w:tabs>
              <w:tab w:val="left" w:pos="5460"/>
            </w:tabs>
            <w:spacing w:line="276" w:lineRule="auto"/>
            <w:ind w:left="2268"/>
            <w:jc w:val="both"/>
          </w:pPr>
        </w:pPrChange>
      </w:pPr>
    </w:p>
    <w:p w14:paraId="1512F162" w14:textId="748D46E3">
      <w:pPr>
        <w:tabs>
          <w:tab w:val="left" w:pos="5460"/>
        </w:tabs>
        <w:spacing w:line="276" w:lineRule="auto"/>
        <w:ind w:firstLine="1276"/>
        <w:jc w:val="both"/>
        <w:rPr>
          <w:del w:id="665" w:author="Marília Saraiva" w:date="2026-01-12T16:57:00Z" w16du:dateUtc="2026-01-12T19:57:00Z"/>
          <w:rFonts w:ascii="Roboto" w:hAnsi="Roboto" w:cs="Arial"/>
          <w:b/>
          <w:bCs/>
          <w:sz w:val="21"/>
          <w:szCs w:val="21"/>
        </w:rPr>
        <w:pPrChange w:id="666" w:author="Marília Saraiva" w:date="2026-01-12T16:57:00Z" w16du:dateUtc="2026-01-12T19:57:00Z">
          <w:pPr>
            <w:tabs>
              <w:tab w:val="left" w:pos="5460"/>
            </w:tabs>
            <w:spacing w:line="276" w:lineRule="auto"/>
            <w:ind w:left="2268" w:firstLine="0"/>
            <w:jc w:val="both"/>
          </w:pPr>
        </w:pPrChange>
      </w:pPr>
      <w:del w:id="667" w:author="Marília Saraiva" w:date="2026-01-12T16:57:00Z" w16du:dateUtc="2026-01-12T19:57:00Z">
        <w:r>
          <w:rPr>
            <w:rFonts w:ascii="Roboto" w:hAnsi="Roboto" w:cs="Arial"/>
            <w:sz w:val="21"/>
            <w:szCs w:val="21"/>
          </w:rPr>
          <w:delText xml:space="preserve">III - atendimento educacional especializado aos portadores de deficiência, </w:delText>
        </w:r>
        <w:r>
          <w:rPr>
            <w:rFonts w:ascii="Roboto" w:hAnsi="Roboto" w:cs="Arial"/>
            <w:b/>
            <w:bCs/>
            <w:sz w:val="21"/>
            <w:szCs w:val="21"/>
          </w:rPr>
          <w:delText>preferencialmente na rede regular de ensino;</w:delText>
        </w:r>
      </w:del>
    </w:p>
    <w:p w14:paraId="7DA3ED93" w14:textId="377309DC">
      <w:pPr>
        <w:tabs>
          <w:tab w:val="left" w:pos="5460"/>
        </w:tabs>
        <w:spacing w:line="276" w:lineRule="auto"/>
        <w:ind w:firstLine="1276"/>
        <w:jc w:val="both"/>
        <w:rPr>
          <w:rFonts w:ascii="Roboto" w:hAnsi="Roboto" w:cs="Arial"/>
          <w:sz w:val="21"/>
          <w:szCs w:val="21"/>
        </w:rPr>
        <w:pPrChange w:id="668" w:author="Marília Saraiva" w:date="2026-01-12T16:57:00Z" w16du:dateUtc="2026-01-12T19:57:00Z">
          <w:pPr>
            <w:tabs>
              <w:tab w:val="left" w:pos="5460"/>
            </w:tabs>
            <w:spacing w:line="276" w:lineRule="auto"/>
            <w:ind w:left="2268"/>
            <w:jc w:val="both"/>
          </w:pPr>
        </w:pPrChange>
      </w:pPr>
    </w:p>
    <w:p w14:paraId="4FAC452F" w14:textId="72E81321">
      <w:pPr>
        <w:tabs>
          <w:tab w:val="left" w:pos="5460"/>
        </w:tabs>
        <w:spacing w:line="276" w:lineRule="auto"/>
        <w:jc w:val="both"/>
        <w:rPr>
          <w:ins w:id="669" w:author="Marília Saraiva" w:date="2026-01-12T16:58:00Z" w16du:dateUtc="2026-01-12T19:58:00Z"/>
          <w:rFonts w:ascii="Roboto" w:hAnsi="Roboto" w:cs="Arial"/>
          <w:sz w:val="23"/>
          <w:szCs w:val="23"/>
        </w:rPr>
      </w:pPr>
      <w:r>
        <w:rPr>
          <w:rFonts w:ascii="Roboto" w:hAnsi="Roboto" w:cs="Arial"/>
          <w:sz w:val="23"/>
          <w:szCs w:val="23"/>
        </w:rPr>
        <w:t xml:space="preserve">Sendo assim, </w:t>
      </w:r>
      <w:r>
        <w:rPr>
          <w:rFonts w:ascii="Roboto" w:hAnsi="Roboto" w:cs="Arial"/>
          <w:sz w:val="23"/>
          <w:szCs w:val="23"/>
        </w:rPr>
        <w:t xml:space="preserve">resta </w:t>
      </w:r>
      <w:r>
        <w:rPr>
          <w:rFonts w:ascii="Roboto" w:hAnsi="Roboto" w:cs="Arial"/>
          <w:sz w:val="23"/>
          <w:szCs w:val="23"/>
        </w:rPr>
        <w:t xml:space="preserve">inequívoco o vetor interpretativo quanto </w:t>
      </w:r>
      <w:r>
        <w:rPr>
          <w:rFonts w:ascii="Roboto" w:hAnsi="Roboto" w:cs="Arial"/>
          <w:sz w:val="23"/>
          <w:szCs w:val="23"/>
        </w:rPr>
        <w:t>à categoria do estabelecimento de ensino, optando a Constituição pel</w:t>
      </w:r>
      <w:r>
        <w:rPr>
          <w:rFonts w:ascii="Roboto" w:hAnsi="Roboto" w:cs="Arial"/>
          <w:sz w:val="23"/>
          <w:szCs w:val="23"/>
        </w:rPr>
        <w:t>a educação inclusiva</w:t>
      </w:r>
      <w:ins w:id="670" w:author="Ana Carvalho" w:date="2026-01-16T21:57:00Z">
        <w:r>
          <w:rPr>
            <w:rFonts w:ascii="Roboto" w:hAnsi="Roboto" w:cs="Arial"/>
            <w:sz w:val="23"/>
            <w:szCs w:val="23"/>
          </w:rPr>
          <w:t xml:space="preserve"> </w:t>
        </w:r>
      </w:ins>
      <w:ins w:id="671" w:author="Ana Carvalho" w:date="2026-01-16T21:10:00Z">
        <w:r>
          <w:rPr>
            <w:rFonts w:ascii="Roboto" w:hAnsi="Roboto" w:cs="Arial"/>
            <w:sz w:val="23"/>
            <w:szCs w:val="23"/>
          </w:rPr>
          <w:t>em qualquer inst</w:t>
        </w:r>
      </w:ins>
      <w:ins w:id="672" w:author="Ana Carvalho" w:date="2026-01-16T21:11:00Z">
        <w:r>
          <w:rPr>
            <w:rFonts w:ascii="Roboto" w:hAnsi="Roboto" w:cs="Arial"/>
            <w:sz w:val="23"/>
            <w:szCs w:val="23"/>
          </w:rPr>
          <w:t>ituição que promova a instruç</w:t>
        </w:r>
        <w:r>
          <w:rPr>
            <w:rFonts w:ascii="Roboto" w:hAnsi="Roboto" w:cs="Arial"/>
            <w:sz w:val="23"/>
            <w:szCs w:val="23"/>
          </w:rPr>
          <w:t>ão da pessoa com deficiência</w:t>
        </w:r>
      </w:ins>
      <w:del w:id="673" w:author="Ana Carvalho" w:date="2026-01-16T21:10:00Z">
        <w:r>
          <w:rPr>
            <w:rFonts w:ascii="Roboto" w:hAnsi="Roboto" w:cs="Arial"/>
            <w:sz w:val="23"/>
            <w:szCs w:val="23"/>
          </w:rPr>
          <w:delText>.</w:delText>
        </w:r>
      </w:del>
    </w:p>
    <w:p w14:paraId="45DD53A5" w14:textId="025EC062">
      <w:pPr>
        <w:tabs>
          <w:tab w:val="left" w:pos="5460"/>
        </w:tabs>
        <w:spacing w:line="276" w:lineRule="auto"/>
        <w:jc w:val="both"/>
        <w:rPr>
          <w:ins w:id="674" w:author="Marília Saraiva" w:date="2026-01-12T16:58:00Z" w16du:dateUtc="2026-01-12T19:58:00Z"/>
          <w:del w:id="675" w:author="Luiz Fernando Garcia Landeiro" w:date="2026-01-16T16:59:00Z" w16du:dateUtc="2026-01-16T19:59:00Z"/>
          <w:rFonts w:ascii="Roboto" w:hAnsi="Roboto" w:cs="Arial"/>
          <w:sz w:val="23"/>
          <w:szCs w:val="23"/>
        </w:rPr>
      </w:pPr>
    </w:p>
    <w:p w14:paraId="220DB9E9" w14:textId="3171BD45">
      <w:pPr>
        <w:tabs>
          <w:tab w:val="left" w:pos="5460"/>
        </w:tabs>
        <w:spacing w:line="276" w:lineRule="auto"/>
        <w:jc w:val="both"/>
        <w:rPr>
          <w:rFonts w:ascii="Roboto" w:hAnsi="Roboto" w:cs="Arial"/>
          <w:sz w:val="23"/>
          <w:szCs w:val="23"/>
        </w:rPr>
      </w:pPr>
      <w:ins w:id="676" w:author="Marília Saraiva" w:date="2026-01-12T16:58:00Z">
        <w:r>
          <w:rPr>
            <w:rFonts w:ascii="Roboto" w:hAnsi="Roboto" w:cs="Arial"/>
            <w:sz w:val="23"/>
            <w:szCs w:val="23"/>
          </w:rPr>
          <w:t>Desse modo, condicionar o direito à dedução tributária à matrícula em instituiç</w:t>
        </w:r>
      </w:ins>
      <w:ins w:id="677" w:author="Ana Carvalho" w:date="2026-01-16T21:13:00Z">
        <w:r>
          <w:rPr>
            <w:rFonts w:ascii="Roboto" w:hAnsi="Roboto" w:cs="Arial"/>
            <w:sz w:val="23"/>
            <w:szCs w:val="23"/>
          </w:rPr>
          <w:t>ões</w:t>
        </w:r>
      </w:ins>
      <w:ins w:id="678" w:author="Marília Saraiva" w:date="2026-01-12T16:58:00Z">
        <w:del w:id="679" w:author="Ana Carvalho" w:date="2026-01-16T21:13:00Z">
          <w:r>
            <w:rPr>
              <w:rFonts w:ascii="Roboto" w:hAnsi="Roboto" w:cs="Arial"/>
              <w:sz w:val="23"/>
              <w:szCs w:val="23"/>
            </w:rPr>
            <w:delText>ão</w:delText>
          </w:r>
        </w:del>
      </w:ins>
      <w:ins w:id="680" w:author="Marília Saraiva" w:date="2026-01-12T19:15:00Z">
        <w:r>
          <w:rPr>
            <w:rFonts w:ascii="Roboto" w:hAnsi="Roboto" w:cs="Arial"/>
            <w:sz w:val="23"/>
            <w:szCs w:val="23"/>
          </w:rPr>
          <w:t xml:space="preserve"> exclusivamente</w:t>
        </w:r>
      </w:ins>
      <w:ins w:id="681" w:author="Marília Saraiva" w:date="2026-01-12T16:58:00Z">
        <w:r>
          <w:rPr>
            <w:rFonts w:ascii="Roboto" w:hAnsi="Roboto" w:cs="Arial"/>
            <w:sz w:val="23"/>
            <w:szCs w:val="23"/>
          </w:rPr>
          <w:t xml:space="preserve"> </w:t>
        </w:r>
      </w:ins>
      <w:ins w:id="682" w:author="Marília Saraiva" w:date="2026-01-12T19:16:00Z">
        <w:r>
          <w:rPr>
            <w:rFonts w:ascii="Roboto" w:hAnsi="Roboto" w:cs="Arial"/>
            <w:sz w:val="23"/>
            <w:szCs w:val="23"/>
          </w:rPr>
          <w:t>dedicada</w:t>
        </w:r>
      </w:ins>
      <w:ins w:id="683" w:author="Ana Carvalho" w:date="2026-01-16T21:13:00Z">
        <w:r>
          <w:rPr>
            <w:rFonts w:ascii="Roboto" w:hAnsi="Roboto" w:cs="Arial"/>
            <w:sz w:val="23"/>
            <w:szCs w:val="23"/>
          </w:rPr>
          <w:t>s</w:t>
        </w:r>
      </w:ins>
      <w:ins w:id="684" w:author="Marília Saraiva" w:date="2026-01-12T19:16:00Z">
        <w:r>
          <w:rPr>
            <w:rFonts w:ascii="Roboto" w:hAnsi="Roboto" w:cs="Arial"/>
            <w:sz w:val="23"/>
            <w:szCs w:val="23"/>
          </w:rPr>
          <w:t xml:space="preserve"> à </w:t>
        </w:r>
      </w:ins>
      <w:ins w:id="685" w:author="Ana Carvalho" w:date="2026-01-16T21:13:00Z">
        <w:r>
          <w:rPr>
            <w:rFonts w:ascii="Roboto" w:hAnsi="Roboto" w:cs="Arial"/>
            <w:sz w:val="23"/>
            <w:szCs w:val="23"/>
          </w:rPr>
          <w:t>instrução</w:t>
        </w:r>
      </w:ins>
      <w:ins w:id="686" w:author="Marília Saraiva" w:date="2026-01-12T19:16:00Z">
        <w:del w:id="687" w:author="Ana Carvalho" w:date="2026-01-16T21:13:00Z">
          <w:r>
            <w:rPr>
              <w:rFonts w:ascii="Roboto" w:hAnsi="Roboto" w:cs="Arial"/>
              <w:sz w:val="23"/>
              <w:szCs w:val="23"/>
            </w:rPr>
            <w:delText>educação</w:delText>
          </w:r>
        </w:del>
        <w:r>
          <w:rPr>
            <w:rFonts w:ascii="Roboto" w:hAnsi="Roboto" w:cs="Arial"/>
            <w:sz w:val="23"/>
            <w:szCs w:val="23"/>
          </w:rPr>
          <w:t xml:space="preserve"> de pessoa portadora de deficiência física ou mental,</w:t>
        </w:r>
      </w:ins>
      <w:ins w:id="688" w:author="Marília Saraiva" w:date="2026-01-12T16:58:00Z">
        <w:r>
          <w:rPr>
            <w:rFonts w:ascii="Roboto" w:hAnsi="Roboto" w:cs="Arial"/>
            <w:sz w:val="23"/>
            <w:szCs w:val="23"/>
          </w:rPr>
          <w:t xml:space="preserve"> equivale a penalizar o contribuinte que opta pela inclusão educacional, criando obstáculo ao exercício de direito assegurado constitucionalmente.</w:t>
        </w:r>
      </w:ins>
    </w:p>
    <w:p w14:paraId="00A08C80" w14:textId="59842927">
      <w:pPr>
        <w:tabs>
          <w:tab w:val="left" w:pos="5460"/>
        </w:tabs>
        <w:spacing w:line="276" w:lineRule="auto"/>
        <w:jc w:val="both"/>
        <w:rPr>
          <w:rFonts w:ascii="Roboto" w:hAnsi="Roboto" w:cs="Arial"/>
          <w:sz w:val="23"/>
          <w:szCs w:val="23"/>
        </w:rPr>
      </w:pPr>
    </w:p>
    <w:p w14:paraId="27BB71B3" w14:textId="5C6859B9">
      <w:pPr>
        <w:tabs>
          <w:tab w:val="left" w:pos="5460"/>
        </w:tabs>
        <w:spacing w:line="276" w:lineRule="auto"/>
        <w:jc w:val="both"/>
        <w:rPr>
          <w:rFonts w:ascii="Roboto" w:hAnsi="Roboto" w:cs="Arial"/>
          <w:sz w:val="23"/>
          <w:szCs w:val="23"/>
        </w:rPr>
      </w:pPr>
      <w:r>
        <w:rPr>
          <w:rFonts w:ascii="Roboto" w:hAnsi="Roboto" w:cs="Arial"/>
          <w:sz w:val="23"/>
          <w:szCs w:val="23"/>
        </w:rPr>
        <w:t>No mesmo sentido, a Lei de Diretrizes e Bases da Educação Nacional</w:t>
      </w:r>
      <w:ins w:id="689" w:author="Marília Saraiva" w:date="2026-01-12T17:00:00Z" w16du:dateUtc="2026-01-12T20:00:00Z">
        <w:r>
          <w:rPr>
            <w:rFonts w:ascii="Roboto" w:hAnsi="Roboto" w:cs="Arial"/>
            <w:sz w:val="23"/>
            <w:szCs w:val="23"/>
          </w:rPr>
          <w:t xml:space="preserve">, </w:t>
        </w:r>
      </w:ins>
      <w:del w:id="690" w:author="Marília Saraiva" w:date="2026-01-12T17:00:00Z" w16du:dateUtc="2026-01-12T20:00:00Z">
        <w:r>
          <w:rPr>
            <w:rFonts w:ascii="Roboto" w:hAnsi="Roboto" w:cs="Arial"/>
            <w:sz w:val="23"/>
            <w:szCs w:val="23"/>
          </w:rPr>
          <w:delText xml:space="preserve"> (LDB), </w:delText>
        </w:r>
      </w:del>
      <w:r>
        <w:rPr>
          <w:rFonts w:ascii="Roboto" w:hAnsi="Roboto" w:cs="Arial"/>
          <w:sz w:val="23"/>
          <w:szCs w:val="23"/>
        </w:rPr>
        <w:t>Lei nº 9.394/96,</w:t>
      </w:r>
      <w:r>
        <w:rPr>
          <w:rFonts w:ascii="Roboto" w:hAnsi="Roboto" w:cs="Arial"/>
          <w:sz w:val="23"/>
          <w:szCs w:val="23"/>
        </w:rPr>
        <w:t xml:space="preserve"> </w:t>
      </w:r>
      <w:r>
        <w:rPr>
          <w:rFonts w:ascii="Roboto" w:hAnsi="Roboto" w:cs="Arial"/>
          <w:sz w:val="23"/>
          <w:szCs w:val="23"/>
        </w:rPr>
        <w:t xml:space="preserve">em seu art. 58, </w:t>
      </w:r>
      <w:r>
        <w:rPr>
          <w:rFonts w:ascii="Roboto" w:hAnsi="Roboto" w:cs="Arial"/>
          <w:sz w:val="23"/>
          <w:szCs w:val="23"/>
        </w:rPr>
        <w:t xml:space="preserve">define a educação especial como modalidade ofertada </w:t>
      </w:r>
      <w:r>
        <w:rPr>
          <w:rFonts w:ascii="Roboto" w:hAnsi="Roboto" w:cs="Arial"/>
          <w:sz w:val="23"/>
          <w:szCs w:val="23"/>
          <w:rPrChange w:id="691" w:author="Marília Saraiva" w:date="2026-01-12T17:00:00Z" w16du:dateUtc="2026-01-12T20:00:00Z">
            <w:rPr>
              <w:rFonts w:ascii="Roboto" w:hAnsi="Roboto" w:cs="Arial"/>
              <w:b/>
              <w:bCs/>
              <w:sz w:val="23"/>
              <w:szCs w:val="23"/>
            </w:rPr>
          </w:rPrChange>
        </w:rPr>
        <w:t>preferencialmente no ensino regular</w:t>
      </w:r>
      <w:r>
        <w:rPr>
          <w:rFonts w:ascii="Roboto" w:hAnsi="Roboto" w:cs="Arial"/>
          <w:sz w:val="23"/>
          <w:szCs w:val="23"/>
        </w:rPr>
        <w:t>,</w:t>
      </w:r>
      <w:r>
        <w:rPr>
          <w:rFonts w:ascii="Roboto" w:hAnsi="Roboto" w:cs="Arial"/>
          <w:sz w:val="23"/>
          <w:szCs w:val="23"/>
        </w:rPr>
        <w:t xml:space="preserve"> afastando concepção restritiva </w:t>
      </w:r>
      <w:r>
        <w:rPr>
          <w:rFonts w:ascii="Roboto" w:hAnsi="Roboto" w:cs="Arial"/>
          <w:sz w:val="23"/>
          <w:szCs w:val="23"/>
        </w:rPr>
        <w:t>acerca da matéria</w:t>
      </w:r>
      <w:r>
        <w:rPr>
          <w:rFonts w:ascii="Roboto" w:hAnsi="Roboto" w:cs="Arial"/>
          <w:sz w:val="23"/>
          <w:szCs w:val="23"/>
        </w:rPr>
        <w:t xml:space="preserve">: </w:t>
      </w:r>
    </w:p>
    <w:p w14:paraId="10B6BB30" w14:textId="45BF71B9">
      <w:pPr>
        <w:tabs>
          <w:tab w:val="left" w:pos="5460"/>
        </w:tabs>
        <w:spacing w:line="276" w:lineRule="auto"/>
        <w:jc w:val="both"/>
        <w:rPr>
          <w:rFonts w:ascii="Roboto" w:hAnsi="Roboto" w:cs="Arial"/>
          <w:sz w:val="23"/>
          <w:szCs w:val="23"/>
        </w:rPr>
      </w:pPr>
    </w:p>
    <w:p w14:paraId="3B72D321" w14:textId="6BCD0662">
      <w:pPr>
        <w:tabs>
          <w:tab w:val="left" w:pos="5460"/>
        </w:tabs>
        <w:spacing w:line="276" w:lineRule="auto"/>
        <w:ind w:left="2268" w:firstLine="0"/>
        <w:jc w:val="both"/>
        <w:rPr>
          <w:ins w:id="692" w:author="Marília Saraiva" w:date="2026-01-12T19:10:00Z" w16du:dateUtc="2026-01-12T22:10:00Z"/>
          <w:rFonts w:ascii="Roboto" w:hAnsi="Roboto" w:cs="Arial"/>
          <w:sz w:val="21"/>
          <w:szCs w:val="21"/>
        </w:rPr>
      </w:pPr>
      <w:r>
        <w:rPr>
          <w:rFonts w:ascii="Roboto" w:hAnsi="Roboto" w:cs="Arial"/>
          <w:sz w:val="21"/>
          <w:szCs w:val="21"/>
        </w:rPr>
        <w:t xml:space="preserve">Art. 58.  Entende-se </w:t>
      </w:r>
      <w:r>
        <w:rPr>
          <w:rFonts w:ascii="Roboto" w:hAnsi="Roboto" w:cs="Arial"/>
          <w:sz w:val="21"/>
          <w:szCs w:val="21"/>
        </w:rPr>
        <w:t xml:space="preserve">por </w:t>
      </w:r>
      <w:r>
        <w:rPr>
          <w:rFonts w:ascii="Roboto" w:hAnsi="Roboto" w:cs="Arial"/>
          <w:sz w:val="21"/>
          <w:szCs w:val="21"/>
          <w:rPrChange w:id="693" w:author="Marília Saraiva" w:date="2026-01-12T17:00:00Z" w16du:dateUtc="2026-01-12T20:00:00Z">
            <w:rPr>
              <w:rFonts w:ascii="Roboto" w:hAnsi="Roboto" w:cs="Arial"/>
              <w:b/>
              <w:bCs/>
              <w:sz w:val="21"/>
              <w:szCs w:val="21"/>
            </w:rPr>
          </w:rPrChange>
        </w:rPr>
        <w:t>educação especial</w:t>
      </w:r>
      <w:r>
        <w:rPr>
          <w:rFonts w:ascii="Roboto" w:hAnsi="Roboto" w:cs="Arial"/>
          <w:sz w:val="21"/>
          <w:szCs w:val="21"/>
        </w:rPr>
        <w:t xml:space="preserve">, para os efeitos desta Lei, a modalidade de educação escolar oferecida </w:t>
      </w:r>
      <w:r>
        <w:rPr>
          <w:rFonts w:ascii="Roboto" w:hAnsi="Roboto" w:cs="Arial"/>
          <w:sz w:val="21"/>
          <w:szCs w:val="21"/>
          <w:rPrChange w:id="694" w:author="Marília Saraiva" w:date="2026-01-12T17:00:00Z" w16du:dateUtc="2026-01-12T20:00:00Z">
            <w:rPr>
              <w:rFonts w:ascii="Roboto" w:hAnsi="Roboto" w:cs="Arial"/>
              <w:b/>
              <w:bCs/>
              <w:sz w:val="21"/>
              <w:szCs w:val="21"/>
            </w:rPr>
          </w:rPrChange>
        </w:rPr>
        <w:t xml:space="preserve">preferencialmente na rede </w:t>
      </w:r>
      <w:r>
        <w:rPr>
          <w:rFonts w:ascii="Roboto" w:hAnsi="Roboto" w:cs="Arial"/>
          <w:sz w:val="21"/>
          <w:szCs w:val="21"/>
          <w:rPrChange w:id="695" w:author="Marília Saraiva" w:date="2026-01-12T17:00:00Z" w16du:dateUtc="2026-01-12T20:00:00Z">
            <w:rPr>
              <w:rFonts w:ascii="Roboto" w:hAnsi="Roboto" w:cs="Arial"/>
              <w:b/>
              <w:bCs/>
              <w:sz w:val="21"/>
              <w:szCs w:val="21"/>
            </w:rPr>
          </w:rPrChange>
        </w:rPr>
        <w:lastRenderedPageBreak/>
        <w:t>regular de ensino,</w:t>
      </w:r>
      <w:r>
        <w:rPr>
          <w:rFonts w:ascii="Roboto" w:hAnsi="Roboto" w:cs="Arial"/>
          <w:sz w:val="21"/>
          <w:szCs w:val="21"/>
        </w:rPr>
        <w:t xml:space="preserve"> para educandos com deficiência, transtornos globais do desenvolvimento e altas habilidades ou superdotação.</w:t>
      </w:r>
    </w:p>
    <w:p w14:paraId="320416CE" w14:textId="77777777">
      <w:pPr>
        <w:tabs>
          <w:tab w:val="left" w:pos="5460"/>
        </w:tabs>
        <w:spacing w:line="276" w:lineRule="auto"/>
        <w:ind w:left="2268" w:firstLine="0"/>
        <w:jc w:val="both"/>
        <w:rPr>
          <w:ins w:id="696" w:author="Luiz Fernando Garcia Landeiro" w:date="2026-01-16T16:59:00Z" w16du:dateUtc="2026-01-16T19:59:00Z"/>
          <w:rFonts w:ascii="Roboto" w:hAnsi="Roboto" w:cs="Arial"/>
          <w:sz w:val="21"/>
          <w:szCs w:val="21"/>
        </w:rPr>
      </w:pPr>
    </w:p>
    <w:p w14:paraId="3011C76D" w14:textId="6D034893">
      <w:pPr>
        <w:tabs>
          <w:tab w:val="left" w:pos="5460"/>
        </w:tabs>
        <w:spacing w:line="276" w:lineRule="auto"/>
        <w:ind w:left="2268" w:firstLine="0"/>
        <w:jc w:val="both"/>
        <w:rPr>
          <w:ins w:id="697" w:author="Marília Saraiva" w:date="2026-01-12T19:10:00Z" w16du:dateUtc="2026-01-12T22:10:00Z"/>
          <w:rFonts w:ascii="Roboto" w:hAnsi="Roboto" w:cs="Arial"/>
          <w:sz w:val="21"/>
          <w:szCs w:val="21"/>
        </w:rPr>
      </w:pPr>
      <w:ins w:id="698" w:author="Marília Saraiva" w:date="2026-01-12T19:10:00Z" w16du:dateUtc="2026-01-12T22:10:00Z">
        <w:r>
          <w:rPr>
            <w:rFonts w:ascii="Roboto" w:hAnsi="Roboto" w:cs="Arial"/>
            <w:sz w:val="21"/>
            <w:szCs w:val="21"/>
          </w:rPr>
          <w:t>§ 1º Haverá, quando necessário, serviços de apoio especializado, na escola regular, para atender às peculiaridades da clientela de educação especial.</w:t>
        </w:r>
      </w:ins>
    </w:p>
    <w:p w14:paraId="351C5E1D" w14:textId="174C3805">
      <w:pPr>
        <w:tabs>
          <w:tab w:val="left" w:pos="5460"/>
        </w:tabs>
        <w:spacing w:line="276" w:lineRule="auto"/>
        <w:ind w:left="2268" w:firstLine="0"/>
        <w:jc w:val="both"/>
        <w:rPr>
          <w:ins w:id="699" w:author="Marília Saraiva" w:date="2026-01-12T19:10:00Z" w16du:dateUtc="2026-01-12T22:10:00Z"/>
          <w:del w:id="700" w:author="Luiz Fernando Garcia Landeiro" w:date="2026-01-16T16:59:00Z" w16du:dateUtc="2026-01-16T19:59:00Z"/>
          <w:rFonts w:ascii="Roboto" w:hAnsi="Roboto" w:cs="Arial"/>
          <w:sz w:val="21"/>
          <w:szCs w:val="21"/>
        </w:rPr>
      </w:pPr>
    </w:p>
    <w:p w14:paraId="2E5952A8" w14:textId="31C665DB">
      <w:pPr>
        <w:tabs>
          <w:tab w:val="left" w:pos="5460"/>
        </w:tabs>
        <w:spacing w:line="276" w:lineRule="auto"/>
        <w:ind w:left="2268" w:firstLine="0"/>
        <w:jc w:val="both"/>
        <w:rPr>
          <w:ins w:id="701" w:author="Marília Saraiva" w:date="2026-01-12T19:10:00Z" w16du:dateUtc="2026-01-12T22:10:00Z"/>
          <w:rFonts w:ascii="Roboto" w:hAnsi="Roboto" w:cs="Arial"/>
          <w:sz w:val="21"/>
          <w:szCs w:val="21"/>
        </w:rPr>
      </w:pPr>
      <w:ins w:id="702" w:author="Marília Saraiva" w:date="2026-01-12T19:10:00Z" w16du:dateUtc="2026-01-12T22:10:00Z">
        <w:r>
          <w:rPr>
            <w:rFonts w:ascii="Roboto" w:hAnsi="Roboto" w:cs="Arial"/>
            <w:sz w:val="21"/>
            <w:szCs w:val="21"/>
          </w:rPr>
          <w:t>§ 2º O atendimento educacional será feito em classes, escolas ou serviços especializados, sempre que, em função das condições específicas dos alunos, não for possível a sua integração nas classes comuns de ensino regular.</w:t>
        </w:r>
      </w:ins>
    </w:p>
    <w:p w14:paraId="57F34415" w14:textId="1F419151">
      <w:pPr>
        <w:tabs>
          <w:tab w:val="left" w:pos="5460"/>
        </w:tabs>
        <w:spacing w:line="276" w:lineRule="auto"/>
        <w:ind w:left="2268" w:firstLine="0"/>
        <w:jc w:val="both"/>
        <w:rPr>
          <w:rFonts w:ascii="Roboto" w:hAnsi="Roboto" w:cs="Arial"/>
          <w:sz w:val="21"/>
          <w:szCs w:val="21"/>
        </w:rPr>
      </w:pPr>
      <w:ins w:id="703" w:author="Marília Saraiva" w:date="2026-01-12T19:10:00Z" w16du:dateUtc="2026-01-12T22:10:00Z">
        <w:r>
          <w:rPr>
            <w:rFonts w:ascii="Roboto" w:hAnsi="Roboto" w:cs="Arial"/>
            <w:sz w:val="21"/>
            <w:szCs w:val="21"/>
          </w:rPr>
          <w:t>§ 3º A oferta de educação especial, nos termos do caput deste artigo, tem início na educação infantil e estende-se ao longo da vida, observados o inciso III do art. 4º e o parágrafo único do art. 60 desta Lei.             (Redação dada pela Lei nº 13.632, de 2018)</w:t>
        </w:r>
      </w:ins>
    </w:p>
    <w:p w14:paraId="22620C39" w14:textId="6D3A60DC">
      <w:pPr>
        <w:tabs>
          <w:tab w:val="left" w:pos="5460"/>
        </w:tabs>
        <w:spacing w:line="276" w:lineRule="auto"/>
        <w:jc w:val="both"/>
        <w:rPr>
          <w:ins w:id="704" w:author="Marília Saraiva" w:date="2026-01-12T17:00:00Z" w16du:dateUtc="2026-01-12T20:00:00Z"/>
          <w:rFonts w:eastAsia="Arial" w:cs="Arial"/>
          <w:color w:val="000000" w:themeColor="text1"/>
          <w:sz w:val="23"/>
          <w:szCs w:val="23"/>
        </w:rPr>
      </w:pPr>
    </w:p>
    <w:p w14:paraId="498942AE" w14:textId="77777777">
      <w:pPr>
        <w:tabs>
          <w:tab w:val="left" w:pos="5460"/>
        </w:tabs>
        <w:spacing w:line="276" w:lineRule="auto"/>
        <w:jc w:val="both"/>
        <w:rPr>
          <w:ins w:id="705" w:author="Marília Saraiva" w:date="2026-01-12T19:19:00Z" w16du:dateUtc="2026-01-12T22:19:00Z"/>
          <w:rFonts w:eastAsia="Arial" w:cs="Arial"/>
          <w:color w:val="000000" w:themeColor="text1"/>
          <w:sz w:val="23"/>
          <w:szCs w:val="23"/>
        </w:rPr>
      </w:pPr>
    </w:p>
    <w:p w14:paraId="14FBD392" w14:textId="6A9AB670">
      <w:pPr>
        <w:tabs>
          <w:tab w:val="left" w:pos="5460"/>
        </w:tabs>
        <w:spacing w:line="276" w:lineRule="auto"/>
        <w:jc w:val="both"/>
        <w:rPr>
          <w:ins w:id="706" w:author="Marília Saraiva" w:date="2026-01-12T19:25:00Z" w16du:dateUtc="2026-01-12T22:25:00Z"/>
          <w:rFonts w:eastAsia="Arial" w:cs="Arial"/>
          <w:color w:val="000000" w:themeColor="text1"/>
          <w:sz w:val="23"/>
          <w:szCs w:val="23"/>
        </w:rPr>
      </w:pPr>
      <w:ins w:id="707" w:author="Marília Saraiva" w:date="2026-01-12T19:25:00Z">
        <w:r>
          <w:rPr>
            <w:rFonts w:eastAsia="Arial" w:cs="Arial"/>
            <w:color w:val="000000" w:themeColor="text1"/>
            <w:sz w:val="23"/>
            <w:szCs w:val="23"/>
          </w:rPr>
          <w:t>Na mesma linha, o artigo 25 do Decreto nº 3.298/1999 (Regulamento da Política Nacional para a Integração da pessoa portadora de deficiência) estabelece que os alunos deverão estudar no sistema regular de ensino, excepcionando a inclusão em escolas especializadas:</w:t>
        </w:r>
      </w:ins>
    </w:p>
    <w:p w14:paraId="44316554" w14:textId="77777777">
      <w:pPr>
        <w:tabs>
          <w:tab w:val="left" w:pos="5460"/>
        </w:tabs>
        <w:spacing w:line="276" w:lineRule="auto"/>
        <w:jc w:val="both"/>
        <w:rPr>
          <w:ins w:id="708" w:author="Marília Saraiva" w:date="2026-01-12T19:25:00Z" w16du:dateUtc="2026-01-12T22:25:00Z"/>
          <w:rFonts w:eastAsia="Arial" w:cs="Arial"/>
          <w:color w:val="000000" w:themeColor="text1"/>
          <w:sz w:val="23"/>
          <w:szCs w:val="23"/>
        </w:rPr>
      </w:pPr>
    </w:p>
    <w:p w14:paraId="13C74B4D" w14:textId="6651C597">
      <w:pPr>
        <w:tabs>
          <w:tab w:val="left" w:pos="5460"/>
        </w:tabs>
        <w:spacing w:line="276" w:lineRule="auto"/>
        <w:ind w:left="2268" w:firstLine="0"/>
        <w:jc w:val="both"/>
        <w:rPr>
          <w:ins w:id="709" w:author="Marília Saraiva" w:date="2026-01-12T19:25:00Z" w16du:dateUtc="2026-01-12T22:25:00Z"/>
          <w:rFonts w:eastAsia="Arial" w:cs="Arial"/>
          <w:color w:val="000000" w:themeColor="text1"/>
          <w:sz w:val="21"/>
          <w:szCs w:val="21"/>
          <w:rPrChange w:id="710" w:author="Marília Saraiva" w:date="2026-01-12T19:25:00Z" w16du:dateUtc="2026-01-12T22:25:00Z">
            <w:rPr>
              <w:ins w:id="711" w:author="Marília Saraiva" w:date="2026-01-12T19:25:00Z" w16du:dateUtc="2026-01-12T22:25:00Z"/>
              <w:rFonts w:eastAsia="Arial" w:cs="Arial"/>
              <w:color w:val="000000" w:themeColor="text1"/>
              <w:sz w:val="23"/>
              <w:szCs w:val="23"/>
            </w:rPr>
          </w:rPrChange>
        </w:rPr>
        <w:pPrChange w:id="712" w:author="Marília Saraiva" w:date="2026-01-12T19:25:00Z" w16du:dateUtc="2026-01-12T22:25:00Z">
          <w:pPr>
            <w:tabs>
              <w:tab w:val="left" w:pos="5460"/>
            </w:tabs>
            <w:spacing w:line="276" w:lineRule="auto"/>
            <w:jc w:val="both"/>
          </w:pPr>
        </w:pPrChange>
      </w:pPr>
      <w:ins w:id="713" w:author="Marília Saraiva" w:date="2026-01-12T19:25:00Z">
        <w:r>
          <w:rPr>
            <w:rFonts w:eastAsia="Arial" w:cs="Arial"/>
            <w:color w:val="000000" w:themeColor="text1"/>
            <w:sz w:val="21"/>
            <w:szCs w:val="21"/>
            <w:rPrChange w:id="714" w:author="Marília Saraiva" w:date="2026-01-12T19:25:00Z" w16du:dateUtc="2026-01-12T22:25:00Z">
              <w:rPr>
                <w:rFonts w:eastAsia="Arial" w:cs="Arial"/>
                <w:color w:val="000000" w:themeColor="text1"/>
                <w:sz w:val="23"/>
                <w:szCs w:val="23"/>
              </w:rPr>
            </w:rPrChange>
          </w:rPr>
          <w:t>Art. 25. Os serviços de educação especial serão ofertados nas instituições de ensino público ou privado do sistema de educação geral, de forma transitória ou permanente, mediante programas de apoio para o aluno que está integrado no sistema regular de ensino, ou em escolas especializadas exclusivamente quando a educação das escolas comuns não puder satisfazer as necessidades educativas ou sociais do aluno ou quando necessário ao bem-estar do educando.</w:t>
        </w:r>
      </w:ins>
    </w:p>
    <w:p w14:paraId="68C2D203" w14:textId="77777777">
      <w:pPr>
        <w:tabs>
          <w:tab w:val="left" w:pos="5460"/>
        </w:tabs>
        <w:spacing w:line="276" w:lineRule="auto"/>
        <w:jc w:val="both"/>
        <w:rPr>
          <w:ins w:id="715" w:author="Marília Saraiva" w:date="2026-01-12T19:25:00Z" w16du:dateUtc="2026-01-12T22:25:00Z"/>
          <w:del w:id="716" w:author="Luiz Fernando Garcia Landeiro" w:date="2026-01-16T16:59:00Z" w16du:dateUtc="2026-01-16T19:59:00Z"/>
          <w:rFonts w:eastAsia="Arial" w:cs="Arial"/>
          <w:color w:val="000000" w:themeColor="text1"/>
          <w:sz w:val="23"/>
          <w:szCs w:val="23"/>
        </w:rPr>
      </w:pPr>
    </w:p>
    <w:p w14:paraId="0219D1FA" w14:textId="77777777">
      <w:pPr>
        <w:tabs>
          <w:tab w:val="left" w:pos="5460"/>
        </w:tabs>
        <w:spacing w:line="276" w:lineRule="auto"/>
        <w:jc w:val="both"/>
        <w:rPr>
          <w:ins w:id="717" w:author="Marília Saraiva" w:date="2026-01-12T19:25:00Z" w16du:dateUtc="2026-01-12T22:25:00Z"/>
          <w:del w:id="718" w:author="Luiz Fernando Garcia Landeiro" w:date="2026-01-16T16:59:00Z" w16du:dateUtc="2026-01-16T19:59:00Z"/>
          <w:rFonts w:eastAsia="Arial" w:cs="Arial"/>
          <w:color w:val="000000" w:themeColor="text1"/>
          <w:sz w:val="23"/>
          <w:szCs w:val="23"/>
        </w:rPr>
      </w:pPr>
    </w:p>
    <w:p w14:paraId="48EA58FB" w14:textId="1BF3885B">
      <w:pPr>
        <w:tabs>
          <w:tab w:val="left" w:pos="5460"/>
        </w:tabs>
        <w:spacing w:line="276" w:lineRule="auto"/>
        <w:jc w:val="both"/>
        <w:rPr>
          <w:ins w:id="719" w:author="Marília Saraiva" w:date="2026-01-12T19:19:00Z" w16du:dateUtc="2026-01-12T22:19:00Z"/>
          <w:rFonts w:eastAsia="Arial" w:cs="Arial"/>
          <w:color w:val="000000" w:themeColor="text1"/>
          <w:sz w:val="23"/>
          <w:szCs w:val="23"/>
        </w:rPr>
      </w:pPr>
      <w:ins w:id="720" w:author="Marília Saraiva" w:date="2026-01-12T19:19:00Z" w16du:dateUtc="2026-01-12T22:19:00Z">
        <w:r>
          <w:rPr>
            <w:rFonts w:eastAsia="Arial" w:cs="Arial"/>
            <w:color w:val="000000" w:themeColor="text1"/>
            <w:sz w:val="23"/>
            <w:szCs w:val="23"/>
          </w:rPr>
          <w:t>Além disso, é firme o entendimento de que atos infralegais não podem inovar na ordem jurídica, tampouco restringir direitos assegurados por lei, sob pena de violação ao princípio da legalidade tributária (art. 150, I, da CF).</w:t>
        </w:r>
      </w:ins>
    </w:p>
    <w:p w14:paraId="6E473C57" w14:textId="77777777">
      <w:pPr>
        <w:tabs>
          <w:tab w:val="left" w:pos="5460"/>
        </w:tabs>
        <w:spacing w:line="276" w:lineRule="auto"/>
        <w:jc w:val="both"/>
        <w:rPr>
          <w:rFonts w:eastAsia="Arial" w:cs="Arial"/>
          <w:color w:val="000000" w:themeColor="text1"/>
          <w:sz w:val="23"/>
          <w:szCs w:val="23"/>
        </w:rPr>
      </w:pPr>
    </w:p>
    <w:p w14:paraId="7AE6DD35" w14:textId="35B72F58">
      <w:pPr>
        <w:spacing w:line="276" w:lineRule="auto"/>
        <w:jc w:val="both"/>
        <w:rPr>
          <w:ins w:id="721" w:author="Marília Saraiva" w:date="2026-01-12T19:20:00Z" w16du:dateUtc="2026-01-12T22:20:00Z"/>
          <w:rFonts w:ascii="Roboto" w:hAnsi="Roboto" w:cs="Arial"/>
          <w:sz w:val="23"/>
          <w:szCs w:val="23"/>
        </w:rPr>
      </w:pPr>
      <w:r>
        <w:rPr>
          <w:rFonts w:ascii="Roboto" w:hAnsi="Roboto" w:cs="Arial"/>
          <w:sz w:val="23"/>
          <w:szCs w:val="23"/>
        </w:rPr>
        <w:t xml:space="preserve">Seguindo a linha de raciocínio ora esposada, a </w:t>
      </w:r>
      <w:r>
        <w:rPr>
          <w:rFonts w:ascii="Roboto" w:hAnsi="Roboto" w:cs="Arial"/>
          <w:sz w:val="23"/>
          <w:szCs w:val="23"/>
        </w:rPr>
        <w:t>Turma Nacional de Uniformização</w:t>
      </w:r>
      <w:r>
        <w:rPr>
          <w:rFonts w:ascii="Roboto" w:hAnsi="Roboto" w:cs="Arial"/>
          <w:sz w:val="23"/>
          <w:szCs w:val="23"/>
        </w:rPr>
        <w:t xml:space="preserve"> já reconheceu a </w:t>
      </w:r>
      <w:r>
        <w:rPr>
          <w:rFonts w:ascii="Roboto" w:hAnsi="Roboto" w:cs="Arial"/>
          <w:sz w:val="23"/>
          <w:szCs w:val="23"/>
        </w:rPr>
        <w:t xml:space="preserve">ilegalidade da limitação da dedutibilidade </w:t>
      </w:r>
      <w:r>
        <w:rPr>
          <w:rFonts w:ascii="Roboto" w:hAnsi="Roboto" w:cs="Arial"/>
          <w:sz w:val="23"/>
          <w:szCs w:val="23"/>
        </w:rPr>
        <w:t xml:space="preserve">integral </w:t>
      </w:r>
      <w:r>
        <w:rPr>
          <w:rFonts w:ascii="Roboto" w:hAnsi="Roboto" w:cs="Arial"/>
          <w:sz w:val="23"/>
          <w:szCs w:val="23"/>
        </w:rPr>
        <w:t xml:space="preserve">do IRPF das </w:t>
      </w:r>
      <w:r>
        <w:rPr>
          <w:rFonts w:ascii="Roboto" w:hAnsi="Roboto" w:cs="Arial"/>
          <w:sz w:val="23"/>
          <w:szCs w:val="23"/>
        </w:rPr>
        <w:t>despesas</w:t>
      </w:r>
      <w:r>
        <w:rPr>
          <w:rFonts w:ascii="Roboto" w:hAnsi="Roboto" w:cs="Arial"/>
          <w:sz w:val="23"/>
          <w:szCs w:val="23"/>
        </w:rPr>
        <w:t xml:space="preserve"> educacionais às escolas que recebem "exclusivamente" pessoas com deficiência</w:t>
      </w:r>
      <w:r>
        <w:rPr>
          <w:rFonts w:ascii="Roboto" w:hAnsi="Roboto" w:cs="Arial"/>
          <w:sz w:val="23"/>
          <w:szCs w:val="23"/>
        </w:rPr>
        <w:t xml:space="preserve"> por</w:t>
      </w:r>
      <w:r>
        <w:rPr>
          <w:rFonts w:ascii="Roboto" w:hAnsi="Roboto" w:cs="Arial"/>
          <w:sz w:val="23"/>
          <w:szCs w:val="23"/>
        </w:rPr>
        <w:t xml:space="preserve"> </w:t>
      </w:r>
      <w:r>
        <w:rPr>
          <w:rFonts w:ascii="Roboto" w:hAnsi="Roboto" w:cs="Arial"/>
          <w:sz w:val="23"/>
          <w:szCs w:val="23"/>
        </w:rPr>
        <w:t xml:space="preserve">meio do julgamento do </w:t>
      </w:r>
      <w:r>
        <w:rPr>
          <w:rFonts w:ascii="Roboto" w:hAnsi="Roboto" w:cs="Arial"/>
          <w:sz w:val="23"/>
          <w:szCs w:val="23"/>
        </w:rPr>
        <w:t>Tema 3</w:t>
      </w:r>
      <w:r>
        <w:rPr>
          <w:rFonts w:ascii="Roboto" w:hAnsi="Roboto" w:cs="Arial"/>
          <w:sz w:val="23"/>
          <w:szCs w:val="23"/>
        </w:rPr>
        <w:t>24</w:t>
      </w:r>
      <w:r>
        <w:rPr>
          <w:rFonts w:ascii="Roboto" w:hAnsi="Roboto" w:cs="Arial"/>
          <w:sz w:val="23"/>
          <w:szCs w:val="23"/>
        </w:rPr>
        <w:t>,</w:t>
      </w:r>
      <w:r>
        <w:rPr>
          <w:rFonts w:ascii="Roboto" w:hAnsi="Roboto" w:cs="Arial"/>
          <w:sz w:val="23"/>
          <w:szCs w:val="23"/>
        </w:rPr>
        <w:t xml:space="preserve"> </w:t>
      </w:r>
      <w:r>
        <w:rPr>
          <w:rFonts w:ascii="Roboto" w:hAnsi="Roboto" w:cs="Arial"/>
          <w:sz w:val="23"/>
          <w:szCs w:val="23"/>
        </w:rPr>
        <w:t>representativo de controvérsia</w:t>
      </w:r>
      <w:r>
        <w:rPr>
          <w:rFonts w:ascii="Roboto" w:hAnsi="Roboto" w:cs="Arial"/>
          <w:sz w:val="23"/>
          <w:szCs w:val="23"/>
        </w:rPr>
        <w:t xml:space="preserve"> (</w:t>
      </w:r>
      <w:r>
        <w:rPr>
          <w:rFonts w:ascii="Roboto" w:hAnsi="Roboto" w:cs="Arial"/>
          <w:b/>
          <w:bCs/>
          <w:sz w:val="23"/>
          <w:szCs w:val="23"/>
        </w:rPr>
        <w:t>DOC. 0</w:t>
      </w:r>
      <w:r>
        <w:rPr>
          <w:rFonts w:ascii="Roboto" w:hAnsi="Roboto" w:cs="Arial"/>
          <w:b/>
          <w:bCs/>
          <w:sz w:val="23"/>
          <w:szCs w:val="23"/>
        </w:rPr>
        <w:t>2</w:t>
      </w:r>
      <w:r>
        <w:rPr>
          <w:rFonts w:ascii="Roboto" w:hAnsi="Roboto" w:cs="Arial"/>
          <w:sz w:val="23"/>
          <w:szCs w:val="23"/>
        </w:rPr>
        <w:t xml:space="preserve">), conforme já salientado anteriormente. </w:t>
      </w:r>
    </w:p>
    <w:p w14:paraId="3A17EC26" w14:textId="77777777">
      <w:pPr>
        <w:spacing w:line="276" w:lineRule="auto"/>
        <w:jc w:val="both"/>
        <w:rPr>
          <w:ins w:id="722" w:author="Marília Saraiva" w:date="2026-01-12T19:20:00Z" w16du:dateUtc="2026-01-12T22:20:00Z"/>
          <w:rFonts w:ascii="Roboto" w:hAnsi="Roboto" w:cs="Arial"/>
          <w:sz w:val="23"/>
          <w:szCs w:val="23"/>
        </w:rPr>
      </w:pPr>
    </w:p>
    <w:p w14:paraId="2F9F0765" w14:textId="4B683D92">
      <w:pPr>
        <w:spacing w:line="276" w:lineRule="auto"/>
        <w:jc w:val="both"/>
        <w:rPr>
          <w:ins w:id="723" w:author="Marília Saraiva" w:date="2026-01-12T19:20:00Z" w16du:dateUtc="2026-01-12T22:20:00Z"/>
          <w:rFonts w:ascii="Roboto" w:hAnsi="Roboto" w:cs="Arial"/>
          <w:sz w:val="23"/>
          <w:szCs w:val="23"/>
        </w:rPr>
      </w:pPr>
      <w:ins w:id="724" w:author="Marília Saraiva" w:date="2026-01-12T19:20:00Z">
        <w:r>
          <w:rPr>
            <w:rFonts w:ascii="Roboto" w:hAnsi="Roboto" w:cs="Arial"/>
            <w:sz w:val="23"/>
            <w:szCs w:val="23"/>
          </w:rPr>
          <w:lastRenderedPageBreak/>
          <w:t>O entendimento consolidado pela TNU reconhece que a natureza da despesa — e não o tipo de estabelecimento de ensino — é o elemento determinante para fins de dedução, desde que comprovada a deficiência e a efetiva realização do gasto.</w:t>
        </w:r>
      </w:ins>
    </w:p>
    <w:p w14:paraId="62975F35" w14:textId="77777777">
      <w:pPr>
        <w:spacing w:line="276" w:lineRule="auto"/>
        <w:jc w:val="both"/>
        <w:rPr>
          <w:ins w:id="725" w:author="Marília Saraiva" w:date="2026-01-12T19:20:00Z" w16du:dateUtc="2026-01-12T22:20:00Z"/>
          <w:rFonts w:ascii="Roboto" w:hAnsi="Roboto" w:cs="Arial"/>
          <w:sz w:val="23"/>
          <w:szCs w:val="23"/>
        </w:rPr>
      </w:pPr>
    </w:p>
    <w:p w14:paraId="207019C1" w14:textId="1E0861F3">
      <w:pPr>
        <w:spacing w:line="276" w:lineRule="auto"/>
        <w:jc w:val="both"/>
        <w:rPr>
          <w:rFonts w:ascii="Roboto" w:hAnsi="Roboto" w:cs="Arial"/>
          <w:sz w:val="23"/>
          <w:szCs w:val="23"/>
        </w:rPr>
      </w:pPr>
      <w:ins w:id="726" w:author="Marília Saraiva" w:date="2026-01-12T19:20:00Z">
        <w:r>
          <w:rPr>
            <w:rFonts w:ascii="Roboto" w:hAnsi="Roboto" w:cs="Arial"/>
            <w:sz w:val="23"/>
            <w:szCs w:val="23"/>
          </w:rPr>
          <w:t xml:space="preserve">Portanto, ao restringir a dedução integral das despesas </w:t>
        </w:r>
      </w:ins>
      <w:ins w:id="727" w:author="Ana Carvalho" w:date="2026-01-16T21:14:00Z">
        <w:r>
          <w:rPr>
            <w:rFonts w:ascii="Roboto" w:hAnsi="Roboto" w:cs="Arial"/>
            <w:sz w:val="23"/>
            <w:szCs w:val="23"/>
          </w:rPr>
          <w:t xml:space="preserve">voltadas à instrução </w:t>
        </w:r>
      </w:ins>
      <w:ins w:id="728" w:author="Marília Saraiva" w:date="2026-01-12T19:20:00Z">
        <w:del w:id="729" w:author="Ana Carvalho" w:date="2026-01-16T21:14:00Z">
          <w:r>
            <w:rPr>
              <w:rFonts w:ascii="Roboto" w:hAnsi="Roboto" w:cs="Arial"/>
              <w:sz w:val="23"/>
              <w:szCs w:val="23"/>
            </w:rPr>
            <w:delText>educacionais</w:delText>
          </w:r>
        </w:del>
        <w:r>
          <w:rPr>
            <w:rFonts w:ascii="Roboto" w:hAnsi="Roboto" w:cs="Arial"/>
            <w:sz w:val="23"/>
            <w:szCs w:val="23"/>
          </w:rPr>
          <w:t xml:space="preserve"> do dependente do Autor, portador de Transtorno do Espectro Autista, a Administração Tributária desconsidera a sistemática constitucional de inclusão, viola o princípio da legalidade e contraria entendimento jurisprudencial uniformizado, impondo ao contribuinte tributação sobre valores que não representam acréscimo patrimonial.</w:t>
        </w:r>
      </w:ins>
    </w:p>
    <w:p w14:paraId="05C14300" w14:textId="77777777">
      <w:pPr>
        <w:pStyle w:val="PargrafodaLista"/>
        <w:spacing w:line="276" w:lineRule="auto"/>
        <w:ind w:left="2268"/>
        <w:jc w:val="both"/>
        <w:rPr>
          <w:rFonts w:ascii="Roboto" w:hAnsi="Roboto" w:cs="Arial"/>
          <w:sz w:val="23"/>
          <w:szCs w:val="23"/>
        </w:rPr>
      </w:pPr>
    </w:p>
    <w:p w14:paraId="045CDB26" w14:textId="565E5F2A">
      <w:pPr>
        <w:pStyle w:val="PargrafodaLista"/>
        <w:spacing w:line="276" w:lineRule="auto"/>
        <w:ind w:left="0" w:right="-1" w:firstLine="1418"/>
        <w:jc w:val="both"/>
        <w:rPr>
          <w:rFonts w:ascii="Roboto" w:hAnsi="Roboto" w:cs="Arial"/>
          <w:sz w:val="23"/>
          <w:szCs w:val="23"/>
        </w:rPr>
      </w:pPr>
      <w:r>
        <w:rPr>
          <w:rFonts w:ascii="Roboto" w:hAnsi="Roboto" w:cs="Arial"/>
          <w:sz w:val="23"/>
          <w:szCs w:val="23"/>
        </w:rPr>
        <w:t>Ness</w:t>
      </w:r>
      <w:r>
        <w:rPr>
          <w:rFonts w:ascii="Roboto" w:hAnsi="Roboto" w:cs="Arial"/>
          <w:sz w:val="23"/>
          <w:szCs w:val="23"/>
        </w:rPr>
        <w:t>a linha</w:t>
      </w:r>
      <w:r>
        <w:rPr>
          <w:rFonts w:ascii="Roboto" w:hAnsi="Roboto" w:cs="Arial"/>
          <w:sz w:val="23"/>
          <w:szCs w:val="23"/>
        </w:rPr>
        <w:t xml:space="preserve"> </w:t>
      </w:r>
      <w:del w:id="730" w:author="Marília Saraiva" w:date="2026-01-12T19:21:00Z" w16du:dateUtc="2026-01-12T22:21:00Z">
        <w:r>
          <w:rPr>
            <w:rFonts w:ascii="Roboto" w:hAnsi="Roboto" w:cs="Arial"/>
            <w:sz w:val="23"/>
            <w:szCs w:val="23"/>
          </w:rPr>
          <w:delText xml:space="preserve">também </w:delText>
        </w:r>
      </w:del>
      <w:r>
        <w:rPr>
          <w:rFonts w:ascii="Roboto" w:hAnsi="Roboto" w:cs="Arial"/>
          <w:sz w:val="23"/>
          <w:szCs w:val="23"/>
        </w:rPr>
        <w:t xml:space="preserve">entendeu a 15ª Turma Recursal da Seção Judiciária de São Paulo por meio do julgamento do processo nº </w:t>
      </w:r>
      <w:r>
        <w:rPr>
          <w:rFonts w:ascii="Roboto" w:hAnsi="Roboto" w:cs="Arial"/>
          <w:sz w:val="23"/>
          <w:szCs w:val="23"/>
        </w:rPr>
        <w:t>5005549-35.2019.4.03.6105</w:t>
      </w:r>
      <w:r>
        <w:rPr>
          <w:rFonts w:ascii="Roboto" w:hAnsi="Roboto" w:cs="Arial"/>
          <w:sz w:val="23"/>
          <w:szCs w:val="23"/>
        </w:rPr>
        <w:t>:</w:t>
      </w:r>
    </w:p>
    <w:p w14:paraId="794FE8E3" w14:textId="77777777">
      <w:pPr>
        <w:pStyle w:val="PargrafodaLista"/>
        <w:spacing w:line="276" w:lineRule="auto"/>
        <w:ind w:left="0" w:right="-1" w:firstLine="1418"/>
        <w:jc w:val="both"/>
        <w:rPr>
          <w:rFonts w:ascii="Roboto" w:hAnsi="Roboto" w:cs="Arial"/>
          <w:sz w:val="23"/>
          <w:szCs w:val="23"/>
        </w:rPr>
      </w:pPr>
    </w:p>
    <w:p w14:paraId="295BEA53" w14:textId="45C0AB4E">
      <w:pPr>
        <w:pStyle w:val="PargrafodaLista"/>
        <w:spacing w:line="276" w:lineRule="auto"/>
        <w:ind w:left="2268" w:right="-1"/>
        <w:jc w:val="both"/>
        <w:rPr>
          <w:del w:id="731" w:author="Marília Saraiva" w:date="2026-01-12T19:19:00Z" w16du:dateUtc="2026-01-12T22:19:00Z"/>
          <w:rFonts w:ascii="Roboto" w:hAnsi="Roboto" w:cs="Arial"/>
          <w:b/>
          <w:bCs/>
          <w:sz w:val="21"/>
          <w:szCs w:val="21"/>
        </w:rPr>
      </w:pPr>
      <w:r>
        <w:rPr>
          <w:rFonts w:ascii="Roboto" w:hAnsi="Roboto" w:cs="Arial"/>
          <w:sz w:val="21"/>
          <w:szCs w:val="21"/>
        </w:rPr>
        <w:t xml:space="preserve">Ainda que se pudesse extrair a exigência de "escola exclusiva" do regulamento </w:t>
      </w:r>
      <w:proofErr w:type="spellStart"/>
      <w:r>
        <w:rPr>
          <w:rFonts w:ascii="Roboto" w:hAnsi="Roboto" w:cs="Arial"/>
          <w:sz w:val="21"/>
          <w:szCs w:val="21"/>
        </w:rPr>
        <w:t>infra-legal</w:t>
      </w:r>
      <w:proofErr w:type="spellEnd"/>
      <w:r>
        <w:rPr>
          <w:rFonts w:ascii="Roboto" w:hAnsi="Roboto" w:cs="Arial"/>
          <w:sz w:val="21"/>
          <w:szCs w:val="21"/>
        </w:rPr>
        <w:t xml:space="preserve"> e do regramento administrativo, tal interpretação seria flagrantemente inconstitucional, posto que inst</w:t>
      </w:r>
      <w:ins w:id="732" w:author="Luiz Fernando Garcia Landeiro" w:date="2026-01-16T17:00:00Z" w16du:dateUtc="2026-01-16T20:00:00Z">
        <w:r>
          <w:rPr>
            <w:rFonts w:ascii="Roboto" w:hAnsi="Roboto" w:cs="Arial"/>
            <w:sz w:val="21"/>
            <w:szCs w:val="21"/>
          </w:rPr>
          <w:t>i</w:t>
        </w:r>
        <w:r>
          <w:rPr>
            <w:rFonts w:ascii="Roboto" w:hAnsi="Roboto" w:cs="Arial"/>
            <w:sz w:val="21"/>
            <w:szCs w:val="21"/>
          </w:rPr>
          <w:t>t</w:t>
        </w:r>
      </w:ins>
      <w:r>
        <w:rPr>
          <w:rFonts w:ascii="Roboto" w:hAnsi="Roboto" w:cs="Arial"/>
          <w:sz w:val="21"/>
          <w:szCs w:val="21"/>
        </w:rPr>
        <w:t xml:space="preserve">uidora de limitação à plena integração da pessoa portadora de deficiência. 5. A Constituição da </w:t>
      </w:r>
      <w:r>
        <w:rPr>
          <w:rFonts w:ascii="Roboto" w:hAnsi="Roboto" w:cs="Arial"/>
          <w:sz w:val="21"/>
          <w:szCs w:val="21"/>
        </w:rPr>
        <w:t>República</w:t>
      </w:r>
      <w:r>
        <w:rPr>
          <w:rFonts w:ascii="Roboto" w:hAnsi="Roboto" w:cs="Arial"/>
          <w:sz w:val="21"/>
          <w:szCs w:val="21"/>
        </w:rPr>
        <w:t xml:space="preserve"> prevê em diversos dispositivos a proteção da pessoa com deficiência, conforme se verifica nos artigos 7º, XXXI, 23, II, 24, XIV, 37, VIII, 40, § 4º, I, 201, § 1º, 203, IV e V, 208, III, 227, § 1º, II, e § 2º, e 244. 6. A garantia constitucional do ensino inclusivo é direito público estável, desenhado, amadurecido e depurado ao longo do tempo em espaços deliberativos nacionais e internacionais dos quais o Brasil faz parte. 7. Qualquer interpretação que limite - direta ou indiretamente - o acesso pleno da pessoa com deficiência a uma educação inclusiva padece de insanável vício de inconstitucionalidade. </w:t>
      </w:r>
      <w:r>
        <w:rPr>
          <w:rFonts w:ascii="Roboto" w:hAnsi="Roboto" w:cs="Arial"/>
          <w:sz w:val="21"/>
          <w:szCs w:val="21"/>
        </w:rPr>
        <w:t>(...)”</w:t>
      </w:r>
      <w:del w:id="733" w:author="Luiz Fernando Garcia Landeiro" w:date="2026-01-16T17:00:00Z" w16du:dateUtc="2026-01-16T20:00:00Z">
        <w:r>
          <w:rPr>
            <w:rFonts w:ascii="Roboto" w:hAnsi="Roboto" w:cs="Arial"/>
            <w:b/>
            <w:bCs/>
            <w:sz w:val="21"/>
            <w:szCs w:val="21"/>
          </w:rPr>
          <w:delText xml:space="preserve"> </w:delText>
        </w:r>
      </w:del>
      <w:ins w:id="734" w:author="Luiz Fernando Garcia Landeiro" w:date="2026-01-16T17:00:00Z" w16du:dateUtc="2026-01-16T20:00:00Z">
        <w:r>
          <w:rPr>
            <w:rFonts w:ascii="Roboto" w:hAnsi="Roboto" w:cs="Arial"/>
            <w:b/>
            <w:bCs/>
            <w:sz w:val="21"/>
            <w:szCs w:val="21"/>
          </w:rPr>
          <w:t xml:space="preserve"> </w:t>
        </w:r>
      </w:ins>
      <w:r>
        <w:rPr>
          <w:rFonts w:ascii="Roboto" w:hAnsi="Roboto" w:cs="Arial"/>
          <w:b/>
          <w:bCs/>
          <w:sz w:val="21"/>
          <w:szCs w:val="21"/>
        </w:rPr>
        <w:t>Nos</w:t>
      </w:r>
      <w:r>
        <w:rPr>
          <w:rFonts w:ascii="Roboto" w:hAnsi="Roboto" w:cs="Arial"/>
          <w:b/>
          <w:bCs/>
          <w:sz w:val="21"/>
          <w:szCs w:val="21"/>
        </w:rPr>
        <w:t xml:space="preserve"> termos da jurisprudência pacificada da Turma Nacional de Uniformização, o autor tem direito à dedução integral, como despesa médica, dos gastos relativos à instrução, mesmo em instituição regular de ensino e ao reconhecimento do direito à restituição do imposto de renda recolhido indevidamente a esse título, nos cinco anos que antecederam a propositura desta demanda. </w:t>
      </w:r>
      <w:r>
        <w:rPr>
          <w:rFonts w:ascii="Roboto" w:hAnsi="Roboto" w:cs="Arial"/>
          <w:sz w:val="21"/>
          <w:szCs w:val="21"/>
        </w:rPr>
        <w:t>Dessa forma, dou provimento ao recurso da parte autora para reformar a sentença e condenar a União à restituição dos valores cobrados em excesso, com atualização pela taxa Selic, respeitada a prescrição quinquenal.</w:t>
      </w:r>
    </w:p>
    <w:p w14:paraId="7396A84D" w14:textId="337AF808">
      <w:pPr>
        <w:pStyle w:val="PargrafodaLista"/>
        <w:spacing w:line="276" w:lineRule="auto"/>
        <w:ind w:left="2268" w:right="-1"/>
        <w:jc w:val="both"/>
      </w:pPr>
    </w:p>
    <w:p w14:paraId="2A49D715" w14:textId="088B88AF">
      <w:pPr>
        <w:pStyle w:val="PargrafodaLista"/>
        <w:spacing w:line="276" w:lineRule="auto"/>
        <w:ind w:left="2268" w:right="-1"/>
        <w:jc w:val="both"/>
        <w:rPr>
          <w:ins w:id="735" w:author="Marília Saraiva" w:date="2026-01-12T19:19:00Z" w16du:dateUtc="2026-01-12T22:19:00Z"/>
          <w:rFonts w:ascii="Roboto" w:hAnsi="Roboto" w:cs="Arial"/>
          <w:sz w:val="21"/>
          <w:szCs w:val="21"/>
        </w:rPr>
      </w:pPr>
      <w:r>
        <w:rPr>
          <w:rFonts w:ascii="Roboto" w:hAnsi="Roboto" w:cs="Arial"/>
          <w:sz w:val="21"/>
          <w:szCs w:val="21"/>
        </w:rPr>
        <w:t xml:space="preserve">(TRF-3 - </w:t>
      </w:r>
      <w:proofErr w:type="spellStart"/>
      <w:r>
        <w:rPr>
          <w:rFonts w:ascii="Roboto" w:hAnsi="Roboto" w:cs="Arial"/>
          <w:sz w:val="21"/>
          <w:szCs w:val="21"/>
        </w:rPr>
        <w:t>RecInoCiv</w:t>
      </w:r>
      <w:proofErr w:type="spellEnd"/>
      <w:r>
        <w:rPr>
          <w:rFonts w:ascii="Roboto" w:hAnsi="Roboto" w:cs="Arial"/>
          <w:sz w:val="21"/>
          <w:szCs w:val="21"/>
        </w:rPr>
        <w:t>: 5005549</w:t>
      </w:r>
      <w:r>
        <w:rPr>
          <w:rFonts w:ascii="Roboto" w:hAnsi="Roboto" w:cs="Arial"/>
          <w:sz w:val="21"/>
          <w:szCs w:val="21"/>
        </w:rPr>
        <w:t>-</w:t>
      </w:r>
      <w:r>
        <w:rPr>
          <w:rFonts w:ascii="Roboto" w:hAnsi="Roboto" w:cs="Arial"/>
          <w:sz w:val="21"/>
          <w:szCs w:val="21"/>
        </w:rPr>
        <w:t>35</w:t>
      </w:r>
      <w:r>
        <w:rPr>
          <w:rFonts w:ascii="Roboto" w:hAnsi="Roboto" w:cs="Arial"/>
          <w:sz w:val="21"/>
          <w:szCs w:val="21"/>
        </w:rPr>
        <w:t>.</w:t>
      </w:r>
      <w:r>
        <w:rPr>
          <w:rFonts w:ascii="Roboto" w:hAnsi="Roboto" w:cs="Arial"/>
          <w:sz w:val="21"/>
          <w:szCs w:val="21"/>
        </w:rPr>
        <w:t>2019</w:t>
      </w:r>
      <w:r>
        <w:rPr>
          <w:rFonts w:ascii="Roboto" w:hAnsi="Roboto" w:cs="Arial"/>
          <w:sz w:val="21"/>
          <w:szCs w:val="21"/>
        </w:rPr>
        <w:t>.</w:t>
      </w:r>
      <w:r>
        <w:rPr>
          <w:rFonts w:ascii="Roboto" w:hAnsi="Roboto" w:cs="Arial"/>
          <w:sz w:val="21"/>
          <w:szCs w:val="21"/>
        </w:rPr>
        <w:t>4</w:t>
      </w:r>
      <w:r>
        <w:rPr>
          <w:rFonts w:ascii="Roboto" w:hAnsi="Roboto" w:cs="Arial"/>
          <w:sz w:val="21"/>
          <w:szCs w:val="21"/>
        </w:rPr>
        <w:t>.</w:t>
      </w:r>
      <w:r>
        <w:rPr>
          <w:rFonts w:ascii="Roboto" w:hAnsi="Roboto" w:cs="Arial"/>
          <w:sz w:val="21"/>
          <w:szCs w:val="21"/>
        </w:rPr>
        <w:t>03</w:t>
      </w:r>
      <w:r>
        <w:rPr>
          <w:rFonts w:ascii="Roboto" w:hAnsi="Roboto" w:cs="Arial"/>
          <w:sz w:val="21"/>
          <w:szCs w:val="21"/>
        </w:rPr>
        <w:t>.</w:t>
      </w:r>
      <w:r>
        <w:rPr>
          <w:rFonts w:ascii="Roboto" w:hAnsi="Roboto" w:cs="Arial"/>
          <w:sz w:val="21"/>
          <w:szCs w:val="21"/>
        </w:rPr>
        <w:t>6105</w:t>
      </w:r>
      <w:r>
        <w:rPr>
          <w:rFonts w:ascii="Roboto" w:hAnsi="Roboto" w:cs="Arial"/>
          <w:sz w:val="21"/>
          <w:szCs w:val="21"/>
        </w:rPr>
        <w:t>.</w:t>
      </w:r>
      <w:r>
        <w:rPr>
          <w:rFonts w:ascii="Roboto" w:hAnsi="Roboto" w:cs="Arial"/>
          <w:sz w:val="21"/>
          <w:szCs w:val="21"/>
        </w:rPr>
        <w:t xml:space="preserve"> Relator: Ju</w:t>
      </w:r>
      <w:r>
        <w:rPr>
          <w:rFonts w:ascii="Roboto" w:hAnsi="Roboto" w:cs="Arial"/>
          <w:sz w:val="21"/>
          <w:szCs w:val="21"/>
        </w:rPr>
        <w:t>íza</w:t>
      </w:r>
      <w:r>
        <w:rPr>
          <w:rFonts w:ascii="Roboto" w:hAnsi="Roboto" w:cs="Arial"/>
          <w:sz w:val="21"/>
          <w:szCs w:val="21"/>
        </w:rPr>
        <w:t xml:space="preserve"> Federal LUCIANA JACO BRAGA, Data de Julgamento: 17/05/2024, 15ª Turma Recursal da Seção Judiciária de São Paulo, Data de Publicação: DJEN DATA: 22/05/2024)</w:t>
      </w:r>
    </w:p>
    <w:p w14:paraId="43555712" w14:textId="77777777">
      <w:pPr>
        <w:pStyle w:val="PargrafodaLista"/>
        <w:spacing w:line="276" w:lineRule="auto"/>
        <w:ind w:left="2268" w:right="-1"/>
        <w:jc w:val="both"/>
        <w:rPr>
          <w:ins w:id="736" w:author="Marília Saraiva" w:date="2026-01-12T19:19:00Z" w16du:dateUtc="2026-01-12T22:19:00Z"/>
          <w:rFonts w:ascii="Roboto" w:hAnsi="Roboto" w:cs="Arial"/>
          <w:sz w:val="21"/>
          <w:szCs w:val="21"/>
        </w:rPr>
      </w:pPr>
    </w:p>
    <w:p w14:paraId="30C89B68" w14:textId="09146AD3">
      <w:pPr>
        <w:pStyle w:val="PargrafodaLista"/>
        <w:spacing w:line="276" w:lineRule="auto"/>
        <w:ind w:left="2268" w:right="-1"/>
        <w:jc w:val="both"/>
        <w:rPr>
          <w:rFonts w:ascii="Roboto" w:hAnsi="Roboto" w:cs="Arial"/>
          <w:sz w:val="21"/>
          <w:szCs w:val="21"/>
        </w:rPr>
      </w:pPr>
      <w:ins w:id="737" w:author="Marília Saraiva" w:date="2026-01-12T19:19:00Z" w16du:dateUtc="2026-01-12T22:19:00Z">
        <w:r>
          <w:rPr>
            <w:rFonts w:ascii="Roboto" w:hAnsi="Roboto" w:cs="Arial"/>
            <w:sz w:val="21"/>
            <w:szCs w:val="21"/>
          </w:rPr>
          <w:t>(</w:t>
        </w:r>
        <w:r>
          <w:rPr>
            <w:rFonts w:ascii="Roboto" w:hAnsi="Roboto" w:cs="Arial"/>
            <w:b/>
            <w:bCs/>
            <w:sz w:val="21"/>
            <w:szCs w:val="21"/>
          </w:rPr>
          <w:t xml:space="preserve">negrito </w:t>
        </w:r>
        <w:r>
          <w:rPr>
            <w:rFonts w:ascii="Roboto" w:hAnsi="Roboto" w:cs="Arial"/>
            <w:sz w:val="21"/>
            <w:szCs w:val="21"/>
          </w:rPr>
          <w:t>não original)</w:t>
        </w:r>
      </w:ins>
    </w:p>
    <w:p w14:paraId="27B8DB08" w14:textId="1DBFD230">
      <w:pPr>
        <w:spacing w:line="276" w:lineRule="auto"/>
        <w:ind w:left="2268" w:right="-1"/>
        <w:jc w:val="both"/>
        <w:rPr>
          <w:rFonts w:ascii="Roboto" w:hAnsi="Roboto" w:cs="Arial"/>
          <w:sz w:val="23"/>
          <w:szCs w:val="23"/>
        </w:rPr>
      </w:pPr>
    </w:p>
    <w:p w14:paraId="79B78D22" w14:textId="3F3353B3">
      <w:pPr>
        <w:spacing w:line="276" w:lineRule="auto"/>
        <w:jc w:val="both"/>
        <w:rPr>
          <w:rFonts w:ascii="Roboto" w:hAnsi="Roboto" w:cs="Arial"/>
          <w:sz w:val="23"/>
          <w:szCs w:val="23"/>
        </w:rPr>
      </w:pPr>
      <w:r>
        <w:rPr>
          <w:rFonts w:ascii="Roboto" w:hAnsi="Roboto" w:cs="Arial"/>
          <w:sz w:val="23"/>
          <w:szCs w:val="23"/>
        </w:rPr>
        <w:t>Portanto, havendo a TNU consolidado o posicionamento ora defendi</w:t>
      </w:r>
      <w:r>
        <w:rPr>
          <w:rFonts w:ascii="Roboto" w:hAnsi="Roboto" w:cs="Arial"/>
          <w:sz w:val="23"/>
          <w:szCs w:val="23"/>
        </w:rPr>
        <w:t>do,</w:t>
      </w:r>
      <w:r>
        <w:rPr>
          <w:rFonts w:ascii="Roboto" w:hAnsi="Roboto" w:cs="Arial"/>
          <w:sz w:val="23"/>
          <w:szCs w:val="23"/>
        </w:rPr>
        <w:t xml:space="preserve"> a questão não comporta maiores digressões, pelo que </w:t>
      </w:r>
      <w:r>
        <w:rPr>
          <w:rFonts w:ascii="Roboto" w:hAnsi="Roboto" w:cs="Arial"/>
          <w:sz w:val="23"/>
          <w:szCs w:val="23"/>
        </w:rPr>
        <w:t>os gastos despendidos pelo Autor</w:t>
      </w:r>
      <w:ins w:id="738" w:author="Marília Saraiva" w:date="2026-01-12T19:23:00Z">
        <w:r>
          <w:rPr>
            <w:rFonts w:ascii="Roboto" w:hAnsi="Roboto" w:cs="Arial"/>
            <w:sz w:val="23"/>
            <w:szCs w:val="23"/>
          </w:rPr>
          <w:t xml:space="preserve"> </w:t>
        </w:r>
      </w:ins>
      <w:del w:id="739" w:author="Marília Saraiva" w:date="2026-01-12T19:23:00Z">
        <w:r>
          <w:rPr>
            <w:rFonts w:ascii="Roboto" w:hAnsi="Roboto" w:cs="Arial"/>
            <w:sz w:val="23"/>
            <w:szCs w:val="23"/>
          </w:rPr>
          <w:delText xml:space="preserve">, </w:delText>
        </w:r>
      </w:del>
      <w:r>
        <w:rPr>
          <w:rFonts w:ascii="Roboto" w:hAnsi="Roboto" w:cs="Arial"/>
          <w:sz w:val="23"/>
          <w:szCs w:val="23"/>
        </w:rPr>
        <w:t xml:space="preserve">a título de instrução do menor portador de TEA, </w:t>
      </w:r>
      <w:ins w:id="740" w:author="Marília Saraiva" w:date="2026-01-12T19:23:00Z">
        <w:r>
          <w:rPr>
            <w:rFonts w:ascii="Roboto" w:hAnsi="Roboto" w:cs="Arial"/>
            <w:sz w:val="23"/>
            <w:szCs w:val="23"/>
          </w:rPr>
          <w:t>ainda que matriculado em institui</w:t>
        </w:r>
      </w:ins>
      <w:ins w:id="741" w:author="Ana Carvalho" w:date="2026-01-16T21:14:00Z">
        <w:r>
          <w:rPr>
            <w:rFonts w:ascii="Roboto" w:hAnsi="Roboto" w:cs="Arial"/>
            <w:sz w:val="23"/>
            <w:szCs w:val="23"/>
          </w:rPr>
          <w:t>ções</w:t>
        </w:r>
      </w:ins>
      <w:ins w:id="742" w:author="Marília Saraiva" w:date="2026-01-12T19:23:00Z">
        <w:del w:id="743" w:author="Ana Carvalho" w:date="2026-01-16T21:14:00Z">
          <w:r>
            <w:rPr>
              <w:rFonts w:ascii="Roboto" w:hAnsi="Roboto" w:cs="Arial"/>
              <w:sz w:val="23"/>
              <w:szCs w:val="23"/>
            </w:rPr>
            <w:delText>ção</w:delText>
          </w:r>
        </w:del>
        <w:r>
          <w:rPr>
            <w:rFonts w:ascii="Roboto" w:hAnsi="Roboto" w:cs="Arial"/>
            <w:sz w:val="23"/>
            <w:szCs w:val="23"/>
          </w:rPr>
          <w:t xml:space="preserve"> de ensino regular</w:t>
        </w:r>
      </w:ins>
      <w:ins w:id="744" w:author="Ana Carvalho" w:date="2026-01-16T21:14:00Z">
        <w:r>
          <w:rPr>
            <w:rFonts w:ascii="Roboto" w:hAnsi="Roboto" w:cs="Arial"/>
            <w:sz w:val="23"/>
            <w:szCs w:val="23"/>
          </w:rPr>
          <w:t>es</w:t>
        </w:r>
      </w:ins>
      <w:ins w:id="745" w:author="Marília Saraiva" w:date="2026-01-12T19:23:00Z">
        <w:r>
          <w:rPr>
            <w:rFonts w:ascii="Roboto" w:hAnsi="Roboto" w:cs="Arial"/>
            <w:sz w:val="23"/>
            <w:szCs w:val="23"/>
          </w:rPr>
          <w:t xml:space="preserve">, </w:t>
        </w:r>
      </w:ins>
      <w:r>
        <w:rPr>
          <w:rFonts w:ascii="Roboto" w:hAnsi="Roboto" w:cs="Arial"/>
          <w:sz w:val="23"/>
          <w:szCs w:val="23"/>
        </w:rPr>
        <w:t xml:space="preserve">devem ser </w:t>
      </w:r>
      <w:r>
        <w:rPr>
          <w:rFonts w:ascii="Roboto" w:hAnsi="Roboto" w:cs="Arial"/>
          <w:sz w:val="23"/>
          <w:szCs w:val="23"/>
        </w:rPr>
        <w:t xml:space="preserve">integralmente </w:t>
      </w:r>
      <w:r>
        <w:rPr>
          <w:rFonts w:ascii="Roboto" w:hAnsi="Roboto" w:cs="Arial"/>
          <w:sz w:val="23"/>
          <w:szCs w:val="23"/>
        </w:rPr>
        <w:t>deduzidos</w:t>
      </w:r>
      <w:ins w:id="746" w:author="Marília Saraiva" w:date="2026-01-12T19:22:00Z">
        <w:r>
          <w:rPr>
            <w:rFonts w:ascii="Roboto" w:hAnsi="Roboto" w:cs="Arial"/>
            <w:sz w:val="23"/>
            <w:szCs w:val="23"/>
          </w:rPr>
          <w:t>, como despesas médicas,</w:t>
        </w:r>
      </w:ins>
      <w:r>
        <w:rPr>
          <w:rFonts w:ascii="Roboto" w:hAnsi="Roboto" w:cs="Arial"/>
          <w:sz w:val="23"/>
          <w:szCs w:val="23"/>
        </w:rPr>
        <w:t xml:space="preserve"> da base de cálculo do Imposto de Renda, ante o</w:t>
      </w:r>
      <w:r>
        <w:rPr>
          <w:rFonts w:ascii="Roboto" w:hAnsi="Roboto" w:cs="Arial"/>
          <w:sz w:val="23"/>
          <w:szCs w:val="23"/>
        </w:rPr>
        <w:t xml:space="preserve"> caráter inclusivo da concepção de educação especial no país</w:t>
      </w:r>
      <w:r>
        <w:rPr>
          <w:rFonts w:ascii="Roboto" w:hAnsi="Roboto" w:cs="Arial"/>
          <w:sz w:val="23"/>
          <w:szCs w:val="23"/>
        </w:rPr>
        <w:t>, impondo-se o acolhimento da pretensão ora delineada.</w:t>
      </w:r>
    </w:p>
    <w:p w14:paraId="11AE3948" w14:textId="77777777">
      <w:pPr>
        <w:spacing w:line="276" w:lineRule="auto"/>
        <w:jc w:val="both"/>
        <w:rPr>
          <w:rFonts w:ascii="Roboto" w:hAnsi="Roboto" w:cs="Arial"/>
          <w:b/>
          <w:bCs/>
          <w:sz w:val="23"/>
          <w:szCs w:val="23"/>
        </w:rPr>
      </w:pPr>
    </w:p>
    <w:p w14:paraId="245D9E7C" w14:textId="578335F9">
      <w:pPr>
        <w:widowControl w:val="0"/>
        <w:spacing w:line="276" w:lineRule="auto"/>
        <w:jc w:val="both"/>
        <w:rPr>
          <w:rFonts w:ascii="Roboto" w:hAnsi="Roboto" w:cs="Arial"/>
          <w:b/>
          <w:bCs/>
          <w:sz w:val="23"/>
          <w:szCs w:val="23"/>
        </w:rPr>
      </w:pPr>
      <w:r>
        <w:rPr>
          <w:rFonts w:ascii="Roboto" w:hAnsi="Roboto" w:cs="Arial"/>
          <w:b/>
          <w:bCs/>
          <w:sz w:val="23"/>
          <w:szCs w:val="23"/>
        </w:rPr>
        <w:t xml:space="preserve">5.2 – DO DIREITO DO AUTOR À RESTITUIÇÃO DOS VALORES PAGOS A TÍTULO DE IR SOBRE </w:t>
      </w:r>
      <w:r>
        <w:rPr>
          <w:rFonts w:ascii="Roboto" w:hAnsi="Roboto" w:cs="Arial"/>
          <w:b/>
          <w:bCs/>
          <w:sz w:val="23"/>
          <w:szCs w:val="23"/>
        </w:rPr>
        <w:t>GASTOS RELATIVOS À INSTRUÇÃO DE MENOR COM DEFICIÊNCIA</w:t>
      </w:r>
    </w:p>
    <w:p w14:paraId="77BF46A9" w14:textId="77777777">
      <w:pPr>
        <w:widowControl w:val="0"/>
        <w:spacing w:line="276" w:lineRule="auto"/>
        <w:jc w:val="both"/>
        <w:rPr>
          <w:rFonts w:ascii="Roboto" w:hAnsi="Roboto" w:cs="Arial"/>
          <w:b/>
          <w:sz w:val="23"/>
          <w:szCs w:val="23"/>
        </w:rPr>
      </w:pPr>
    </w:p>
    <w:p w14:paraId="4FFA3ADE" w14:textId="6A3C15B2">
      <w:pPr>
        <w:widowControl w:val="0"/>
        <w:spacing w:line="276" w:lineRule="auto"/>
        <w:jc w:val="both"/>
        <w:rPr>
          <w:rFonts w:ascii="Roboto" w:hAnsi="Roboto" w:cs="Arial"/>
          <w:sz w:val="23"/>
          <w:szCs w:val="23"/>
        </w:rPr>
      </w:pPr>
      <w:r>
        <w:rPr>
          <w:rFonts w:ascii="Roboto" w:hAnsi="Roboto" w:cs="Arial"/>
          <w:sz w:val="23"/>
          <w:szCs w:val="23"/>
        </w:rPr>
        <w:t xml:space="preserve">Como consectário lógico da desconstituição da ilícita tributação em apreço, o Autor requer a restituição dos valores </w:t>
      </w:r>
      <w:ins w:id="747" w:author="Marília Saraiva" w:date="2026-01-12T19:27:00Z" w16du:dateUtc="2026-01-12T22:27:00Z">
        <w:r>
          <w:rPr>
            <w:rFonts w:ascii="Roboto" w:hAnsi="Roboto" w:cs="Arial"/>
            <w:sz w:val="23"/>
            <w:szCs w:val="23"/>
          </w:rPr>
          <w:t xml:space="preserve">indevidamente </w:t>
        </w:r>
      </w:ins>
      <w:r>
        <w:rPr>
          <w:rFonts w:ascii="Roboto" w:hAnsi="Roboto" w:cs="Arial"/>
          <w:sz w:val="23"/>
          <w:szCs w:val="23"/>
        </w:rPr>
        <w:t xml:space="preserve">pagos a título de Imposto de Renda </w:t>
      </w:r>
      <w:del w:id="748" w:author="Marília Saraiva" w:date="2026-01-12T19:27:00Z" w16du:dateUtc="2026-01-12T22:27:00Z">
        <w:r>
          <w:rPr>
            <w:rFonts w:ascii="Roboto" w:hAnsi="Roboto" w:cs="Arial"/>
            <w:sz w:val="23"/>
            <w:szCs w:val="23"/>
          </w:rPr>
          <w:delText xml:space="preserve">devido </w:delText>
        </w:r>
      </w:del>
      <w:ins w:id="749" w:author="Marília Saraiva" w:date="2026-01-12T19:27:00Z" w16du:dateUtc="2026-01-12T22:27:00Z">
        <w:r>
          <w:rPr>
            <w:rFonts w:ascii="Roboto" w:hAnsi="Roboto" w:cs="Arial"/>
            <w:sz w:val="23"/>
            <w:szCs w:val="23"/>
          </w:rPr>
          <w:t xml:space="preserve">em razão da </w:t>
        </w:r>
      </w:ins>
      <w:del w:id="750" w:author="Marília Saraiva" w:date="2026-01-12T19:27:00Z" w16du:dateUtc="2026-01-12T22:27:00Z">
        <w:r>
          <w:rPr>
            <w:rFonts w:ascii="Roboto" w:hAnsi="Roboto" w:cs="Arial"/>
            <w:sz w:val="23"/>
            <w:szCs w:val="23"/>
          </w:rPr>
          <w:delText xml:space="preserve">à </w:delText>
        </w:r>
      </w:del>
      <w:r>
        <w:rPr>
          <w:rFonts w:ascii="Roboto" w:hAnsi="Roboto" w:cs="Arial"/>
          <w:sz w:val="23"/>
          <w:szCs w:val="23"/>
        </w:rPr>
        <w:t>dedução apenas parcial</w:t>
      </w:r>
      <w:r>
        <w:rPr>
          <w:rFonts w:ascii="Roboto" w:hAnsi="Roboto" w:cs="Arial"/>
          <w:sz w:val="23"/>
          <w:szCs w:val="23"/>
        </w:rPr>
        <w:t xml:space="preserve"> dos gastos</w:t>
      </w:r>
      <w:ins w:id="751" w:author="Marília Saraiva" w:date="2026-01-12T19:28:00Z" w16du:dateUtc="2026-01-12T22:28:00Z">
        <w:r>
          <w:rPr>
            <w:rFonts w:cs="Arial"/>
            <w:color w:val="000000"/>
            <w:sz w:val="21"/>
            <w:szCs w:val="21"/>
            <w:shd w:val="clear" w:color="auto" w:fill="FFFFFF"/>
          </w:rPr>
          <w:t xml:space="preserve"> </w:t>
        </w:r>
        <w:r>
          <w:rPr>
            <w:rFonts w:cs="Arial"/>
            <w:color w:val="000000"/>
            <w:sz w:val="21"/>
            <w:szCs w:val="21"/>
            <w:shd w:val="clear" w:color="auto" w:fill="FFFFFF"/>
          </w:rPr>
          <w:t>r</w:t>
        </w:r>
      </w:ins>
      <w:ins w:id="752" w:author="Marília Saraiva" w:date="2026-01-12T19:28:00Z">
        <w:r>
          <w:rPr>
            <w:rFonts w:ascii="Roboto" w:hAnsi="Roboto" w:cs="Arial"/>
            <w:sz w:val="23"/>
            <w:szCs w:val="23"/>
          </w:rPr>
          <w:t>elativos à instrução de pessoa com deficiência física, mental ou cognitiva</w:t>
        </w:r>
      </w:ins>
      <w:ins w:id="753" w:author="Marília Saraiva" w:date="2026-01-12T19:28:00Z" w16du:dateUtc="2026-01-12T22:28:00Z">
        <w:r>
          <w:rPr>
            <w:rFonts w:ascii="Roboto" w:hAnsi="Roboto" w:cs="Arial"/>
            <w:sz w:val="23"/>
            <w:szCs w:val="23"/>
          </w:rPr>
          <w:t xml:space="preserve"> </w:t>
        </w:r>
      </w:ins>
      <w:del w:id="754" w:author="Marília Saraiva" w:date="2026-01-12T19:28:00Z" w16du:dateUtc="2026-01-12T22:28:00Z">
        <w:r>
          <w:rPr>
            <w:rFonts w:ascii="Roboto" w:hAnsi="Roboto" w:cs="Arial"/>
            <w:sz w:val="23"/>
            <w:szCs w:val="23"/>
          </w:rPr>
          <w:delText xml:space="preserve"> referidos </w:delText>
        </w:r>
      </w:del>
      <w:r>
        <w:rPr>
          <w:rFonts w:ascii="Roboto" w:hAnsi="Roboto" w:cs="Arial"/>
          <w:sz w:val="23"/>
          <w:szCs w:val="23"/>
        </w:rPr>
        <w:t>da base de cálculo</w:t>
      </w:r>
      <w:ins w:id="755" w:author="Marília Saraiva" w:date="2026-01-12T19:28:00Z" w16du:dateUtc="2026-01-12T22:28:00Z">
        <w:r>
          <w:rPr>
            <w:rFonts w:ascii="Roboto" w:hAnsi="Roboto" w:cs="Arial"/>
            <w:sz w:val="23"/>
            <w:szCs w:val="23"/>
          </w:rPr>
          <w:t xml:space="preserve"> do referido imposto</w:t>
        </w:r>
      </w:ins>
      <w:r>
        <w:rPr>
          <w:rFonts w:ascii="Roboto" w:hAnsi="Roboto" w:cs="Arial"/>
          <w:sz w:val="23"/>
          <w:szCs w:val="23"/>
        </w:rPr>
        <w:t>.</w:t>
      </w:r>
    </w:p>
    <w:p w14:paraId="1AF0C25A" w14:textId="77777777">
      <w:pPr>
        <w:widowControl w:val="0"/>
        <w:spacing w:line="276" w:lineRule="auto"/>
        <w:jc w:val="both"/>
        <w:rPr>
          <w:rFonts w:ascii="Roboto" w:hAnsi="Roboto" w:cs="Arial"/>
          <w:sz w:val="23"/>
          <w:szCs w:val="23"/>
        </w:rPr>
      </w:pPr>
    </w:p>
    <w:p w14:paraId="215CC706" w14:textId="1B73BB57">
      <w:pPr>
        <w:widowControl w:val="0"/>
        <w:spacing w:line="276" w:lineRule="auto"/>
        <w:jc w:val="both"/>
        <w:rPr>
          <w:rFonts w:ascii="Roboto" w:hAnsi="Roboto" w:cs="Arial"/>
          <w:sz w:val="23"/>
          <w:szCs w:val="23"/>
        </w:rPr>
      </w:pPr>
      <w:r>
        <w:rPr>
          <w:rFonts w:ascii="Roboto" w:hAnsi="Roboto" w:cs="Arial"/>
          <w:sz w:val="23"/>
          <w:szCs w:val="23"/>
        </w:rPr>
        <w:t>Frisa, nesse diapasão, que tais pagamentos indevidos restam atestados pel</w:t>
      </w:r>
      <w:r>
        <w:rPr>
          <w:rFonts w:ascii="Roboto" w:hAnsi="Roboto" w:cs="Arial"/>
          <w:sz w:val="23"/>
          <w:szCs w:val="23"/>
        </w:rPr>
        <w:t>as declarações de imposto de renda (DIRPFS)</w:t>
      </w:r>
      <w:r>
        <w:rPr>
          <w:rFonts w:ascii="Roboto" w:hAnsi="Roboto" w:cs="Arial"/>
          <w:sz w:val="23"/>
          <w:szCs w:val="23"/>
        </w:rPr>
        <w:t>, ora acostad</w:t>
      </w:r>
      <w:r>
        <w:rPr>
          <w:rFonts w:ascii="Roboto" w:hAnsi="Roboto" w:cs="Arial"/>
          <w:sz w:val="23"/>
          <w:szCs w:val="23"/>
        </w:rPr>
        <w:t>a</w:t>
      </w:r>
      <w:r>
        <w:rPr>
          <w:rFonts w:ascii="Roboto" w:hAnsi="Roboto" w:cs="Arial"/>
          <w:sz w:val="23"/>
          <w:szCs w:val="23"/>
        </w:rPr>
        <w:t>s em sua integralidade (</w:t>
      </w:r>
      <w:r>
        <w:rPr>
          <w:rFonts w:ascii="Roboto" w:hAnsi="Roboto" w:cs="Arial"/>
          <w:b/>
          <w:bCs/>
          <w:sz w:val="23"/>
          <w:szCs w:val="23"/>
        </w:rPr>
        <w:t xml:space="preserve">DOC. </w:t>
      </w:r>
      <w:del w:id="756" w:author="Marília Saraiva" w:date="2026-01-12T19:28:00Z" w16du:dateUtc="2026-01-12T22:28:00Z">
        <w:r>
          <w:rPr>
            <w:rFonts w:ascii="Roboto" w:hAnsi="Roboto" w:cs="Arial"/>
            <w:b/>
            <w:bCs/>
            <w:sz w:val="23"/>
            <w:szCs w:val="23"/>
          </w:rPr>
          <w:delText>0</w:delText>
        </w:r>
        <w:r>
          <w:rPr>
            <w:rFonts w:ascii="Roboto" w:hAnsi="Roboto" w:cs="Arial"/>
            <w:b/>
            <w:bCs/>
            <w:sz w:val="23"/>
            <w:szCs w:val="23"/>
          </w:rPr>
          <w:delText>6</w:delText>
        </w:r>
      </w:del>
      <w:ins w:id="757" w:author="Marília Saraiva" w:date="2026-01-12T19:28:00Z" w16du:dateUtc="2026-01-12T22:28:00Z">
        <w:r>
          <w:rPr>
            <w:rFonts w:ascii="Roboto" w:hAnsi="Roboto" w:cs="Arial"/>
            <w:b/>
            <w:bCs/>
            <w:sz w:val="23"/>
            <w:szCs w:val="23"/>
          </w:rPr>
          <w:t>7</w:t>
        </w:r>
      </w:ins>
      <w:r>
        <w:rPr>
          <w:rFonts w:ascii="Roboto" w:hAnsi="Roboto" w:cs="Arial"/>
          <w:sz w:val="23"/>
          <w:szCs w:val="23"/>
        </w:rPr>
        <w:t xml:space="preserve">), os quais indicam </w:t>
      </w:r>
      <w:del w:id="758" w:author="Marília Saraiva" w:date="2026-01-12T19:29:00Z" w16du:dateUtc="2026-01-12T22:29:00Z">
        <w:r>
          <w:rPr>
            <w:rFonts w:ascii="Roboto" w:hAnsi="Roboto" w:cs="Arial"/>
            <w:sz w:val="23"/>
            <w:szCs w:val="23"/>
          </w:rPr>
          <w:delText>a incidência do mencionado tributo s</w:delText>
        </w:r>
      </w:del>
      <w:ins w:id="759" w:author="Marília Saraiva" w:date="2026-01-12T19:29:00Z" w16du:dateUtc="2026-01-12T22:29:00Z">
        <w:r>
          <w:rPr>
            <w:rFonts w:ascii="Roboto" w:hAnsi="Roboto" w:cs="Arial"/>
            <w:sz w:val="23"/>
            <w:szCs w:val="23"/>
          </w:rPr>
          <w:t xml:space="preserve">que </w:t>
        </w:r>
      </w:ins>
      <w:del w:id="760" w:author="Marília Saraiva" w:date="2026-01-12T19:29:00Z" w16du:dateUtc="2026-01-12T22:29:00Z">
        <w:r>
          <w:rPr>
            <w:rFonts w:ascii="Roboto" w:hAnsi="Roboto" w:cs="Arial"/>
            <w:sz w:val="23"/>
            <w:szCs w:val="23"/>
          </w:rPr>
          <w:delText xml:space="preserve">obre </w:delText>
        </w:r>
      </w:del>
      <w:r>
        <w:rPr>
          <w:rFonts w:ascii="Roboto" w:hAnsi="Roboto" w:cs="Arial"/>
          <w:sz w:val="23"/>
          <w:szCs w:val="23"/>
        </w:rPr>
        <w:t>as despesas</w:t>
      </w:r>
      <w:r>
        <w:rPr>
          <w:rFonts w:ascii="Roboto" w:hAnsi="Roboto" w:cs="Arial"/>
          <w:sz w:val="23"/>
          <w:szCs w:val="23"/>
        </w:rPr>
        <w:t xml:space="preserve"> em pauta</w:t>
      </w:r>
      <w:ins w:id="761" w:author="Marília Saraiva" w:date="2026-01-12T19:29:00Z" w16du:dateUtc="2026-01-12T22:29:00Z">
        <w:r>
          <w:rPr>
            <w:rFonts w:ascii="Roboto" w:hAnsi="Roboto" w:cs="Arial"/>
            <w:sz w:val="23"/>
            <w:szCs w:val="23"/>
          </w:rPr>
          <w:t xml:space="preserve"> não foram integralmente deduzidas.</w:t>
        </w:r>
      </w:ins>
      <w:del w:id="762" w:author="Marília Saraiva" w:date="2026-01-12T19:29:00Z" w16du:dateUtc="2026-01-12T22:29:00Z">
        <w:r>
          <w:rPr>
            <w:rFonts w:ascii="Roboto" w:hAnsi="Roboto" w:cs="Arial"/>
            <w:sz w:val="23"/>
            <w:szCs w:val="23"/>
          </w:rPr>
          <w:delText>.</w:delText>
        </w:r>
      </w:del>
    </w:p>
    <w:p w14:paraId="7F4BE780" w14:textId="77777777">
      <w:pPr>
        <w:widowControl w:val="0"/>
        <w:spacing w:line="276" w:lineRule="auto"/>
        <w:jc w:val="both"/>
        <w:rPr>
          <w:rFonts w:ascii="Roboto" w:hAnsi="Roboto" w:cs="Arial"/>
          <w:sz w:val="23"/>
          <w:szCs w:val="23"/>
        </w:rPr>
      </w:pPr>
    </w:p>
    <w:p w14:paraId="467F2B8A" w14:textId="56375342">
      <w:pPr>
        <w:widowControl w:val="0"/>
        <w:spacing w:line="276" w:lineRule="auto"/>
        <w:jc w:val="both"/>
        <w:rPr>
          <w:rFonts w:ascii="Roboto" w:hAnsi="Roboto" w:cs="Arial"/>
          <w:sz w:val="23"/>
          <w:szCs w:val="23"/>
        </w:rPr>
      </w:pPr>
      <w:r>
        <w:rPr>
          <w:rFonts w:ascii="Roboto" w:hAnsi="Roboto" w:cs="Arial"/>
          <w:sz w:val="23"/>
          <w:szCs w:val="23"/>
        </w:rPr>
        <w:t>Com efeito, percebe-se n</w:t>
      </w:r>
      <w:r>
        <w:rPr>
          <w:rFonts w:ascii="Roboto" w:hAnsi="Roboto" w:cs="Arial"/>
          <w:sz w:val="23"/>
          <w:szCs w:val="23"/>
        </w:rPr>
        <w:t>as referidas declaraçõ</w:t>
      </w:r>
      <w:r>
        <w:rPr>
          <w:rFonts w:ascii="Roboto" w:hAnsi="Roboto" w:cs="Arial"/>
          <w:sz w:val="23"/>
          <w:szCs w:val="23"/>
        </w:rPr>
        <w:t xml:space="preserve">es que a base de cálculo do IR foi obtida mediante </w:t>
      </w:r>
      <w:r>
        <w:rPr>
          <w:rFonts w:ascii="Roboto" w:hAnsi="Roboto" w:cs="Arial"/>
          <w:sz w:val="23"/>
          <w:szCs w:val="23"/>
        </w:rPr>
        <w:t>dedução apenas parcial dos gastos relativos à instrução.</w:t>
      </w:r>
    </w:p>
    <w:p w14:paraId="1006D4A1" w14:textId="77777777">
      <w:pPr>
        <w:widowControl w:val="0"/>
        <w:spacing w:line="276" w:lineRule="auto"/>
        <w:jc w:val="both"/>
        <w:rPr>
          <w:rFonts w:ascii="Roboto" w:hAnsi="Roboto" w:cs="Arial"/>
          <w:sz w:val="23"/>
          <w:szCs w:val="23"/>
        </w:rPr>
      </w:pPr>
    </w:p>
    <w:p w14:paraId="7117DA95" w14:textId="5A3146F7">
      <w:pPr>
        <w:widowControl w:val="0"/>
        <w:spacing w:line="276" w:lineRule="auto"/>
        <w:jc w:val="both"/>
        <w:rPr>
          <w:rFonts w:ascii="Roboto" w:hAnsi="Roboto" w:cs="Arial"/>
          <w:sz w:val="23"/>
          <w:szCs w:val="23"/>
        </w:rPr>
      </w:pPr>
      <w:r>
        <w:rPr>
          <w:rFonts w:ascii="Roboto" w:hAnsi="Roboto" w:cs="Arial"/>
          <w:sz w:val="23"/>
          <w:szCs w:val="23"/>
        </w:rPr>
        <w:t>Requer, assim, que</w:t>
      </w:r>
      <w:r>
        <w:rPr>
          <w:rFonts w:ascii="Roboto" w:hAnsi="Roboto" w:cs="Arial"/>
          <w:sz w:val="23"/>
          <w:szCs w:val="23"/>
        </w:rPr>
        <w:t xml:space="preserve"> </w:t>
      </w:r>
      <w:r>
        <w:rPr>
          <w:rFonts w:ascii="Roboto" w:hAnsi="Roboto" w:cs="Arial"/>
          <w:sz w:val="23"/>
          <w:szCs w:val="23"/>
        </w:rPr>
        <w:t xml:space="preserve">ao final da lide lhe sejam restituídos os valores pagos a título de IR </w:t>
      </w:r>
      <w:r>
        <w:rPr>
          <w:rFonts w:ascii="Roboto" w:hAnsi="Roboto" w:cs="Arial"/>
          <w:sz w:val="23"/>
          <w:szCs w:val="23"/>
        </w:rPr>
        <w:t>referentes à inclusão d</w:t>
      </w:r>
      <w:ins w:id="763" w:author="Ana Carvalho" w:date="2026-01-16T21:15:00Z">
        <w:r>
          <w:rPr>
            <w:rFonts w:ascii="Roboto" w:hAnsi="Roboto" w:cs="Arial"/>
            <w:sz w:val="23"/>
            <w:szCs w:val="23"/>
          </w:rPr>
          <w:t>e todas as</w:t>
        </w:r>
      </w:ins>
      <w:del w:id="764" w:author="Ana Carvalho" w:date="2026-01-16T21:15:00Z">
        <w:r>
          <w:rPr>
            <w:rFonts w:ascii="Roboto" w:hAnsi="Roboto" w:cs="Arial"/>
            <w:sz w:val="23"/>
            <w:szCs w:val="23"/>
          </w:rPr>
          <w:delText>as</w:delText>
        </w:r>
      </w:del>
      <w:r>
        <w:rPr>
          <w:rFonts w:ascii="Roboto" w:hAnsi="Roboto" w:cs="Arial"/>
          <w:sz w:val="23"/>
          <w:szCs w:val="23"/>
        </w:rPr>
        <w:t xml:space="preserve"> despesas com instrução do menor na base de cálculo,</w:t>
      </w:r>
      <w:r>
        <w:rPr>
          <w:rFonts w:ascii="Roboto" w:hAnsi="Roboto" w:cs="Arial"/>
          <w:sz w:val="23"/>
          <w:szCs w:val="23"/>
        </w:rPr>
        <w:t xml:space="preserve"> devidamente atualizados desde </w:t>
      </w:r>
      <w:r>
        <w:rPr>
          <w:rFonts w:ascii="Roboto" w:hAnsi="Roboto" w:cs="Arial"/>
          <w:sz w:val="23"/>
          <w:szCs w:val="23"/>
        </w:rPr>
        <w:t>a data</w:t>
      </w:r>
      <w:r>
        <w:rPr>
          <w:rFonts w:ascii="Roboto" w:hAnsi="Roboto" w:cs="Arial"/>
          <w:sz w:val="23"/>
          <w:szCs w:val="23"/>
        </w:rPr>
        <w:t xml:space="preserve"> da primeira declaraçã</w:t>
      </w:r>
      <w:r>
        <w:rPr>
          <w:rFonts w:ascii="Roboto" w:hAnsi="Roboto" w:cs="Arial"/>
          <w:sz w:val="23"/>
          <w:szCs w:val="23"/>
        </w:rPr>
        <w:t>o</w:t>
      </w:r>
      <w:r>
        <w:rPr>
          <w:rFonts w:ascii="Roboto" w:hAnsi="Roboto" w:cs="Arial"/>
          <w:sz w:val="23"/>
          <w:szCs w:val="23"/>
        </w:rPr>
        <w:t xml:space="preserve"> acostada</w:t>
      </w:r>
      <w:r>
        <w:rPr>
          <w:rFonts w:ascii="Roboto" w:hAnsi="Roboto" w:cs="Arial"/>
          <w:sz w:val="23"/>
          <w:szCs w:val="23"/>
        </w:rPr>
        <w:t>, vide preâmbulo da petição</w:t>
      </w:r>
      <w:r>
        <w:rPr>
          <w:rFonts w:ascii="Roboto" w:hAnsi="Roboto" w:cs="Arial"/>
          <w:sz w:val="23"/>
          <w:szCs w:val="23"/>
        </w:rPr>
        <w:t>, sem prejuízo da restituição atualizada também das quantias que vierem a ser pagas após o ajuizamento desta ação – cujos comprovantes serão juntados no momento da liquidação.</w:t>
      </w:r>
    </w:p>
    <w:p w14:paraId="3B298BE0" w14:textId="77777777">
      <w:pPr>
        <w:widowControl w:val="0"/>
        <w:spacing w:line="276" w:lineRule="auto"/>
        <w:jc w:val="both"/>
        <w:rPr>
          <w:rFonts w:ascii="Roboto" w:hAnsi="Roboto" w:cs="Arial"/>
          <w:sz w:val="23"/>
          <w:szCs w:val="23"/>
        </w:rPr>
      </w:pPr>
    </w:p>
    <w:p w14:paraId="43E7F30E" w14:textId="5B476B0B">
      <w:pPr>
        <w:widowControl w:val="0"/>
        <w:spacing w:line="276" w:lineRule="auto"/>
        <w:jc w:val="both"/>
        <w:rPr>
          <w:rFonts w:ascii="Roboto" w:hAnsi="Roboto" w:cs="Arial"/>
          <w:color w:val="FF0000"/>
          <w:sz w:val="23"/>
          <w:szCs w:val="23"/>
        </w:rPr>
      </w:pPr>
      <w:r>
        <w:rPr>
          <w:rFonts w:ascii="Roboto" w:hAnsi="Roboto" w:cs="Arial"/>
          <w:sz w:val="23"/>
          <w:szCs w:val="23"/>
        </w:rPr>
        <w:t>Reitera, ademais, a inocorrência de prescrição para repetição dos referidos valores, eis que, como demonstrado no item 4, o prazo prescricional, no caso de retenção de IRPF, conta-se apenas a partir da data de entrega da DIRPF.</w:t>
      </w:r>
    </w:p>
    <w:p w14:paraId="34644265" w14:textId="77777777">
      <w:pPr>
        <w:widowControl w:val="0"/>
        <w:spacing w:line="276" w:lineRule="auto"/>
        <w:jc w:val="both"/>
        <w:rPr>
          <w:rFonts w:ascii="Roboto" w:hAnsi="Roboto" w:cs="Arial"/>
          <w:sz w:val="23"/>
          <w:szCs w:val="23"/>
        </w:rPr>
      </w:pPr>
    </w:p>
    <w:p w14:paraId="0553DC29" w14:textId="77777777">
      <w:pPr>
        <w:widowControl w:val="0"/>
        <w:spacing w:line="276" w:lineRule="auto"/>
        <w:jc w:val="both"/>
        <w:rPr>
          <w:rFonts w:ascii="Roboto" w:hAnsi="Roboto" w:cs="Arial"/>
          <w:sz w:val="23"/>
          <w:szCs w:val="23"/>
        </w:rPr>
      </w:pPr>
    </w:p>
    <w:p w14:paraId="7D31BE99" w14:textId="1516E7C2">
      <w:pPr>
        <w:widowControl w:val="0"/>
        <w:spacing w:line="276" w:lineRule="auto"/>
        <w:jc w:val="both"/>
        <w:rPr>
          <w:rFonts w:ascii="Roboto" w:hAnsi="Roboto" w:cs="Arial"/>
          <w:b/>
          <w:sz w:val="23"/>
          <w:szCs w:val="23"/>
          <w:u w:val="single"/>
        </w:rPr>
      </w:pPr>
      <w:r>
        <w:rPr>
          <w:rFonts w:ascii="Roboto" w:hAnsi="Roboto" w:cs="Arial"/>
          <w:b/>
          <w:sz w:val="23"/>
          <w:szCs w:val="23"/>
          <w:u w:val="single"/>
        </w:rPr>
        <w:t>6</w:t>
      </w:r>
      <w:r>
        <w:rPr>
          <w:rFonts w:ascii="Roboto" w:hAnsi="Roboto" w:cs="Arial"/>
          <w:b/>
          <w:sz w:val="23"/>
          <w:szCs w:val="23"/>
          <w:u w:val="single"/>
        </w:rPr>
        <w:t xml:space="preserve"> – DA CONCLUSÃO E DOS PEDIDOS</w:t>
      </w:r>
    </w:p>
    <w:p w14:paraId="7869EC23" w14:textId="77777777">
      <w:pPr>
        <w:widowControl w:val="0"/>
        <w:spacing w:line="276" w:lineRule="auto"/>
        <w:jc w:val="both"/>
        <w:rPr>
          <w:rFonts w:ascii="Roboto" w:hAnsi="Roboto" w:cs="Arial"/>
          <w:sz w:val="23"/>
          <w:szCs w:val="23"/>
        </w:rPr>
      </w:pPr>
    </w:p>
    <w:p w14:paraId="5AB66F89" w14:textId="770A66A9">
      <w:pPr>
        <w:widowControl w:val="0"/>
        <w:spacing w:line="276" w:lineRule="auto"/>
        <w:jc w:val="both"/>
        <w:rPr>
          <w:rFonts w:ascii="Roboto" w:hAnsi="Roboto" w:cs="Arial"/>
          <w:sz w:val="23"/>
          <w:szCs w:val="23"/>
        </w:rPr>
      </w:pPr>
      <w:r>
        <w:rPr>
          <w:rFonts w:ascii="Roboto" w:hAnsi="Roboto" w:cs="Arial"/>
          <w:sz w:val="23"/>
          <w:szCs w:val="23"/>
        </w:rPr>
        <w:t xml:space="preserve">Ante todo o exposto, </w:t>
      </w:r>
      <w:r>
        <w:rPr>
          <w:rFonts w:ascii="Roboto" w:hAnsi="Roboto" w:cs="Arial"/>
          <w:b/>
          <w:bCs/>
          <w:sz w:val="23"/>
          <w:szCs w:val="23"/>
        </w:rPr>
        <w:t>requer o Autor seja julgada INTEIRAMENTE PROCEDENTE a pretensão ora delineada</w:t>
      </w:r>
      <w:r>
        <w:rPr>
          <w:rFonts w:ascii="Roboto" w:hAnsi="Roboto" w:cs="Arial"/>
          <w:sz w:val="23"/>
          <w:szCs w:val="23"/>
        </w:rPr>
        <w:t xml:space="preserve">, para que, ante </w:t>
      </w:r>
      <w:r>
        <w:rPr>
          <w:rFonts w:ascii="Roboto" w:hAnsi="Roboto" w:cs="Arial"/>
          <w:sz w:val="23"/>
          <w:szCs w:val="23"/>
        </w:rPr>
        <w:t>o entendimento de que</w:t>
      </w:r>
      <w:r>
        <w:rPr>
          <w:rFonts w:ascii="Roboto" w:hAnsi="Roboto" w:cs="Arial"/>
          <w:sz w:val="23"/>
          <w:szCs w:val="23"/>
        </w:rPr>
        <w:t xml:space="preserve"> </w:t>
      </w:r>
      <w:r>
        <w:rPr>
          <w:rFonts w:ascii="Roboto" w:hAnsi="Roboto" w:cs="Arial"/>
          <w:sz w:val="23"/>
          <w:szCs w:val="23"/>
        </w:rPr>
        <w:t xml:space="preserve">os gastos com a instrução de pessoa com deficiência em </w:t>
      </w:r>
      <w:ins w:id="765" w:author="Ana Carvalho" w:date="2026-01-16T21:04:00Z">
        <w:r>
          <w:rPr>
            <w:rFonts w:ascii="Roboto" w:hAnsi="Roboto" w:cs="Arial"/>
            <w:sz w:val="23"/>
            <w:szCs w:val="23"/>
          </w:rPr>
          <w:t xml:space="preserve">instituições de </w:t>
        </w:r>
      </w:ins>
      <w:r>
        <w:rPr>
          <w:rFonts w:ascii="Roboto" w:hAnsi="Roboto" w:cs="Arial"/>
          <w:sz w:val="23"/>
          <w:szCs w:val="23"/>
        </w:rPr>
        <w:t>ensino regular se equiparam</w:t>
      </w:r>
      <w:r>
        <w:rPr>
          <w:rFonts w:ascii="Roboto" w:hAnsi="Roboto" w:cs="Arial"/>
          <w:sz w:val="23"/>
          <w:szCs w:val="23"/>
        </w:rPr>
        <w:t xml:space="preserve"> às despesas médicas</w:t>
      </w:r>
      <w:del w:id="766" w:author="Ana Carvalho" w:date="2026-01-16T21:50:00Z">
        <w:r>
          <w:rPr>
            <w:rFonts w:ascii="Roboto" w:hAnsi="Roboto" w:cs="Arial"/>
            <w:sz w:val="23"/>
            <w:szCs w:val="23"/>
          </w:rPr>
          <w:delText>,</w:delText>
        </w:r>
      </w:del>
      <w:ins w:id="767" w:author="Ana Carvalho" w:date="2026-01-16T21:06:00Z">
        <w:r>
          <w:rPr>
            <w:rFonts w:ascii="Roboto" w:hAnsi="Roboto" w:cs="Arial"/>
            <w:sz w:val="23"/>
            <w:szCs w:val="23"/>
          </w:rPr>
          <w:t>,</w:t>
        </w:r>
      </w:ins>
      <w:r>
        <w:rPr>
          <w:rFonts w:ascii="Roboto" w:hAnsi="Roboto" w:cs="Arial"/>
          <w:sz w:val="23"/>
          <w:szCs w:val="23"/>
        </w:rPr>
        <w:t xml:space="preserve"> seja determinada a sua </w:t>
      </w:r>
      <w:r>
        <w:rPr>
          <w:rFonts w:ascii="Roboto" w:hAnsi="Roboto" w:cs="Arial"/>
          <w:sz w:val="23"/>
          <w:szCs w:val="23"/>
        </w:rPr>
        <w:t xml:space="preserve">dedução </w:t>
      </w:r>
      <w:ins w:id="768" w:author="Luiz Fernando Garcia Landeiro" w:date="2026-01-16T17:07:00Z">
        <w:r>
          <w:rPr>
            <w:rFonts w:ascii="Roboto" w:hAnsi="Roboto" w:cs="Arial"/>
            <w:sz w:val="23"/>
            <w:szCs w:val="23"/>
          </w:rPr>
          <w:t xml:space="preserve">integral </w:t>
        </w:r>
      </w:ins>
      <w:r>
        <w:rPr>
          <w:rFonts w:ascii="Roboto" w:hAnsi="Roboto" w:cs="Arial"/>
          <w:sz w:val="23"/>
          <w:szCs w:val="23"/>
        </w:rPr>
        <w:t>da base de cálculo do Imposto de Renda, nos termos firmados pela TNU no julgamento do Tema 3</w:t>
      </w:r>
      <w:r>
        <w:rPr>
          <w:rFonts w:ascii="Roboto" w:hAnsi="Roboto" w:cs="Arial"/>
          <w:sz w:val="23"/>
          <w:szCs w:val="23"/>
        </w:rPr>
        <w:t>24</w:t>
      </w:r>
      <w:r>
        <w:rPr>
          <w:rFonts w:ascii="Roboto" w:hAnsi="Roboto" w:cs="Arial"/>
          <w:sz w:val="23"/>
          <w:szCs w:val="23"/>
        </w:rPr>
        <w:t>.</w:t>
      </w:r>
    </w:p>
    <w:p w14:paraId="1A0A7F22" w14:textId="00AFDDD6">
      <w:pPr>
        <w:widowControl w:val="0"/>
        <w:spacing w:line="276" w:lineRule="auto"/>
        <w:jc w:val="both"/>
        <w:rPr>
          <w:rFonts w:ascii="Roboto" w:hAnsi="Roboto" w:cs="Arial"/>
          <w:sz w:val="23"/>
          <w:szCs w:val="23"/>
        </w:rPr>
      </w:pPr>
    </w:p>
    <w:p w14:paraId="129504F6" w14:textId="1D59AFC6">
      <w:pPr>
        <w:widowControl w:val="0"/>
        <w:spacing w:line="276" w:lineRule="auto"/>
        <w:jc w:val="both"/>
        <w:rPr>
          <w:rFonts w:ascii="Roboto" w:hAnsi="Roboto" w:cs="Arial"/>
          <w:sz w:val="23"/>
          <w:szCs w:val="23"/>
        </w:rPr>
      </w:pPr>
      <w:r>
        <w:rPr>
          <w:rFonts w:ascii="Roboto" w:hAnsi="Roboto" w:cs="Arial"/>
          <w:sz w:val="23"/>
          <w:szCs w:val="23"/>
          <w:highlight w:val="yellow"/>
          <w:rPrChange w:id="769" w:author="Luiz Fernando Garcia Landeiro" w:date="2026-01-16T17:02:00Z">
            <w:rPr>
              <w:rFonts w:ascii="Roboto" w:hAnsi="Roboto" w:cs="Arial"/>
              <w:sz w:val="23"/>
              <w:szCs w:val="23"/>
            </w:rPr>
          </w:rPrChange>
        </w:rPr>
        <w:t>P</w:t>
      </w:r>
      <w:r>
        <w:rPr>
          <w:rFonts w:ascii="Roboto" w:hAnsi="Roboto" w:cs="Arial"/>
          <w:sz w:val="23"/>
          <w:szCs w:val="23"/>
          <w:highlight w:val="yellow"/>
          <w:rPrChange w:id="770" w:author="Luiz Fernando Garcia Landeiro" w:date="2026-01-16T17:02:00Z">
            <w:rPr>
              <w:rFonts w:ascii="Roboto" w:hAnsi="Roboto" w:cs="Arial"/>
              <w:sz w:val="23"/>
              <w:szCs w:val="23"/>
            </w:rPr>
          </w:rPrChange>
        </w:rPr>
        <w:t xml:space="preserve">or conseguinte, pede </w:t>
      </w:r>
      <w:ins w:id="771" w:author="Ana Carvalho" w:date="2026-01-16T21:02:00Z">
        <w:r>
          <w:rPr>
            <w:rFonts w:ascii="Roboto" w:hAnsi="Roboto" w:cs="Arial"/>
            <w:sz w:val="23"/>
            <w:szCs w:val="23"/>
            <w:highlight w:val="yellow"/>
          </w:rPr>
          <w:t>a</w:t>
        </w:r>
      </w:ins>
      <w:ins w:id="772" w:author="Marília Saraiva" w:date="2026-01-19T14:00:00Z" w16du:dateUtc="2026-01-19T17:00:00Z">
        <w:r>
          <w:rPr>
            <w:rFonts w:ascii="Roboto" w:hAnsi="Roboto" w:cs="Arial"/>
            <w:sz w:val="23"/>
            <w:szCs w:val="23"/>
            <w:highlight w:val="yellow"/>
          </w:rPr>
          <w:t xml:space="preserve"> </w:t>
        </w:r>
      </w:ins>
      <w:del w:id="773" w:author="Ana Carvalho" w:date="2026-01-16T21:02:00Z">
        <w:r>
          <w:rPr>
            <w:rFonts w:ascii="Roboto" w:hAnsi="Roboto" w:cs="Arial"/>
            <w:sz w:val="23"/>
            <w:szCs w:val="23"/>
            <w:highlight w:val="yellow"/>
            <w:rPrChange w:id="774" w:author="Luiz Fernando Garcia Landeiro" w:date="2026-01-16T17:02:00Z">
              <w:rPr>
                <w:rFonts w:ascii="Roboto" w:hAnsi="Roboto" w:cs="Arial"/>
                <w:sz w:val="23"/>
                <w:szCs w:val="23"/>
              </w:rPr>
            </w:rPrChange>
          </w:rPr>
          <w:delText xml:space="preserve">a </w:delText>
        </w:r>
      </w:del>
      <w:ins w:id="775" w:author="Ana Carvalho" w:date="2026-01-16T21:02:00Z">
        <w:r>
          <w:rPr>
            <w:rFonts w:ascii="Roboto" w:hAnsi="Roboto" w:cs="Arial"/>
            <w:sz w:val="23"/>
            <w:szCs w:val="23"/>
          </w:rPr>
          <w:t>restituição dos valores indevidamente pagos a título de Imposto de Renda em razão da dedução apenas parcial dos gastos</w:t>
        </w:r>
        <w:r>
          <w:rPr>
            <w:rFonts w:cs="Arial"/>
            <w:color w:val="000000" w:themeColor="text1"/>
            <w:sz w:val="21"/>
            <w:szCs w:val="21"/>
          </w:rPr>
          <w:t xml:space="preserve"> r</w:t>
        </w:r>
        <w:r>
          <w:rPr>
            <w:rFonts w:ascii="Roboto" w:hAnsi="Roboto" w:cs="Arial"/>
            <w:sz w:val="23"/>
            <w:szCs w:val="23"/>
          </w:rPr>
          <w:t>elativos à instrução de pessoa com deficiência física, mental ou cognitiva da base de cálculo do referido imposto</w:t>
        </w:r>
      </w:ins>
      <w:ins w:id="776" w:author="Ana Carvalho" w:date="2026-01-16T21:03:00Z">
        <w:r>
          <w:rPr>
            <w:rFonts w:ascii="Roboto" w:hAnsi="Roboto" w:cs="Arial"/>
            <w:sz w:val="23"/>
            <w:szCs w:val="23"/>
          </w:rPr>
          <w:t xml:space="preserve">, conforme </w:t>
        </w:r>
      </w:ins>
      <w:del w:id="777" w:author="Ana Carvalho" w:date="2026-01-16T21:03:00Z">
        <w:r>
          <w:rPr>
            <w:rFonts w:ascii="Roboto" w:hAnsi="Roboto" w:cs="Arial"/>
            <w:sz w:val="23"/>
            <w:szCs w:val="23"/>
            <w:highlight w:val="yellow"/>
            <w:rPrChange w:id="778" w:author="Luiz Fernando Garcia Landeiro" w:date="2026-01-16T17:02:00Z">
              <w:rPr>
                <w:rFonts w:ascii="Roboto" w:hAnsi="Roboto" w:cs="Arial"/>
                <w:sz w:val="23"/>
                <w:szCs w:val="23"/>
              </w:rPr>
            </w:rPrChange>
          </w:rPr>
          <w:delText xml:space="preserve">restituição de todos os valores retidos a tal título desde </w:delText>
        </w:r>
        <w:r>
          <w:rPr>
            <w:rFonts w:ascii="Roboto" w:hAnsi="Roboto" w:cs="Arial"/>
            <w:sz w:val="23"/>
            <w:szCs w:val="23"/>
            <w:highlight w:val="yellow"/>
            <w:rPrChange w:id="779" w:author="Luiz Fernando Garcia Landeiro" w:date="2026-01-16T17:02:00Z">
              <w:rPr>
                <w:rFonts w:ascii="Roboto" w:hAnsi="Roboto" w:cs="Arial"/>
                <w:sz w:val="23"/>
                <w:szCs w:val="23"/>
              </w:rPr>
            </w:rPrChange>
          </w:rPr>
          <w:delText>a data da primeira retenção realizada n</w:delText>
        </w:r>
        <w:r>
          <w:rPr>
            <w:rFonts w:ascii="Roboto" w:hAnsi="Roboto" w:cs="Arial"/>
            <w:sz w:val="23"/>
            <w:szCs w:val="23"/>
            <w:highlight w:val="yellow"/>
            <w:rPrChange w:id="780" w:author="Luiz Fernando Garcia Landeiro" w:date="2026-01-16T17:02:00Z">
              <w:rPr>
                <w:rFonts w:ascii="Roboto" w:hAnsi="Roboto" w:cs="Arial"/>
                <w:sz w:val="23"/>
                <w:szCs w:val="23"/>
              </w:rPr>
            </w:rPrChange>
          </w:rPr>
          <w:delText>as</w:delText>
        </w:r>
      </w:del>
      <w:r>
        <w:rPr>
          <w:rFonts w:ascii="Roboto" w:hAnsi="Roboto" w:cs="Arial"/>
          <w:sz w:val="23"/>
          <w:szCs w:val="23"/>
          <w:highlight w:val="yellow"/>
          <w:rPrChange w:id="781" w:author="Luiz Fernando Garcia Landeiro" w:date="2026-01-16T17:02:00Z">
            <w:rPr>
              <w:rFonts w:ascii="Roboto" w:hAnsi="Roboto" w:cs="Arial"/>
              <w:sz w:val="23"/>
              <w:szCs w:val="23"/>
            </w:rPr>
          </w:rPrChange>
        </w:rPr>
        <w:t xml:space="preserve"> declarações colacionadas</w:t>
      </w:r>
      <w:r>
        <w:rPr>
          <w:rFonts w:ascii="Roboto" w:hAnsi="Roboto" w:cs="Arial"/>
          <w:sz w:val="23"/>
          <w:szCs w:val="23"/>
          <w:highlight w:val="yellow"/>
          <w:rPrChange w:id="782" w:author="Luiz Fernando Garcia Landeiro" w:date="2026-01-16T17:02:00Z">
            <w:rPr>
              <w:rFonts w:ascii="Roboto" w:hAnsi="Roboto" w:cs="Arial"/>
              <w:sz w:val="23"/>
              <w:szCs w:val="23"/>
            </w:rPr>
          </w:rPrChange>
        </w:rPr>
        <w:t xml:space="preserve"> (vide preâmbulo da petição)</w:t>
      </w:r>
      <w:r>
        <w:rPr>
          <w:rFonts w:ascii="Roboto" w:hAnsi="Roboto" w:cs="Arial"/>
          <w:sz w:val="23"/>
          <w:szCs w:val="23"/>
          <w:highlight w:val="yellow"/>
          <w:rPrChange w:id="783" w:author="Luiz Fernando Garcia Landeiro" w:date="2026-01-16T17:02:00Z">
            <w:rPr>
              <w:rFonts w:ascii="Roboto" w:hAnsi="Roboto" w:cs="Arial"/>
              <w:sz w:val="23"/>
              <w:szCs w:val="23"/>
            </w:rPr>
          </w:rPrChange>
        </w:rPr>
        <w:t>,</w:t>
      </w:r>
      <w:r>
        <w:rPr>
          <w:rFonts w:ascii="Roboto" w:hAnsi="Roboto" w:cs="Arial"/>
          <w:color w:val="FF0000"/>
          <w:sz w:val="23"/>
          <w:szCs w:val="23"/>
          <w:highlight w:val="yellow"/>
          <w:rPrChange w:id="784" w:author="Luiz Fernando Garcia Landeiro" w:date="2026-01-16T17:02:00Z">
            <w:rPr>
              <w:rFonts w:ascii="Roboto" w:hAnsi="Roboto" w:cs="Arial"/>
              <w:color w:val="FF0000"/>
              <w:sz w:val="23"/>
              <w:szCs w:val="23"/>
            </w:rPr>
          </w:rPrChange>
        </w:rPr>
        <w:t xml:space="preserve"> </w:t>
      </w:r>
      <w:r>
        <w:rPr>
          <w:rFonts w:ascii="Roboto" w:hAnsi="Roboto" w:cs="Arial"/>
          <w:sz w:val="23"/>
          <w:szCs w:val="23"/>
          <w:highlight w:val="yellow"/>
          <w:rPrChange w:id="785" w:author="Luiz Fernando Garcia Landeiro" w:date="2026-01-16T17:02:00Z">
            <w:rPr>
              <w:rFonts w:ascii="Roboto" w:hAnsi="Roboto" w:cs="Arial"/>
              <w:sz w:val="23"/>
              <w:szCs w:val="23"/>
            </w:rPr>
          </w:rPrChange>
        </w:rPr>
        <w:t>sem prejuízo da restituição atualizada também das quantias que vierem a ser pagas após o ajuizamento desta ação.</w:t>
      </w:r>
    </w:p>
    <w:p w14:paraId="79EC09C9" w14:textId="77777777">
      <w:pPr>
        <w:widowControl w:val="0"/>
        <w:spacing w:line="276" w:lineRule="auto"/>
        <w:jc w:val="both"/>
        <w:rPr>
          <w:rFonts w:ascii="Roboto" w:hAnsi="Roboto" w:cs="Arial"/>
          <w:sz w:val="23"/>
          <w:szCs w:val="23"/>
        </w:rPr>
      </w:pPr>
    </w:p>
    <w:p w14:paraId="6F405B9A" w14:textId="77777777">
      <w:pPr>
        <w:pStyle w:val="PargrafodaLista"/>
        <w:widowControl w:val="0"/>
        <w:spacing w:line="276" w:lineRule="auto"/>
        <w:ind w:firstLine="1418"/>
        <w:jc w:val="both"/>
        <w:rPr>
          <w:rFonts w:ascii="Roboto" w:hAnsi="Roboto" w:cs="Arial"/>
          <w:sz w:val="23"/>
          <w:szCs w:val="23"/>
        </w:rPr>
      </w:pPr>
      <w:r>
        <w:rPr>
          <w:rFonts w:ascii="Roboto" w:hAnsi="Roboto" w:cs="Arial"/>
          <w:sz w:val="23"/>
          <w:szCs w:val="23"/>
        </w:rPr>
        <w:t>Outrossim, pede ainda:</w:t>
      </w:r>
    </w:p>
    <w:p w14:paraId="13071F41" w14:textId="77777777">
      <w:pPr>
        <w:pStyle w:val="PargrafodaLista"/>
        <w:widowControl w:val="0"/>
        <w:spacing w:line="276" w:lineRule="auto"/>
        <w:ind w:firstLine="1418"/>
        <w:jc w:val="both"/>
        <w:rPr>
          <w:rFonts w:ascii="Roboto" w:hAnsi="Roboto" w:cs="Arial"/>
          <w:sz w:val="23"/>
          <w:szCs w:val="23"/>
        </w:rPr>
      </w:pPr>
    </w:p>
    <w:p w14:paraId="1346C148" w14:textId="46B02CD5">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tab/>
      </w:r>
      <w:r>
        <w:rPr>
          <w:rFonts w:ascii="Roboto" w:hAnsi="Roboto" w:cs="Arial"/>
          <w:sz w:val="23"/>
          <w:szCs w:val="23"/>
        </w:rPr>
        <w:t>o deferimento da assistência judiciária gratuita, nos termos d</w:t>
      </w:r>
      <w:r>
        <w:rPr>
          <w:rFonts w:ascii="Roboto" w:hAnsi="Roboto" w:cs="Arial"/>
          <w:sz w:val="23"/>
          <w:szCs w:val="23"/>
        </w:rPr>
        <w:t>o art. 98 do CPC;</w:t>
      </w:r>
    </w:p>
    <w:p w14:paraId="1C719145" w14:textId="77777777">
      <w:pPr>
        <w:pStyle w:val="PargrafodaLista"/>
        <w:widowControl w:val="0"/>
        <w:spacing w:line="276" w:lineRule="auto"/>
        <w:ind w:left="2410" w:hanging="272"/>
        <w:jc w:val="both"/>
        <w:rPr>
          <w:rFonts w:ascii="Roboto" w:hAnsi="Roboto" w:cs="Arial"/>
          <w:sz w:val="23"/>
          <w:szCs w:val="23"/>
        </w:rPr>
      </w:pPr>
    </w:p>
    <w:p w14:paraId="4BDEBAB0" w14:textId="43569BDE">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tab/>
      </w:r>
      <w:del w:id="786" w:author="Ana Carvalho" w:date="2026-01-16T21:03:00Z">
        <w:r>
          <w:rPr>
            <w:rFonts w:ascii="Roboto" w:hAnsi="Roboto" w:cs="Arial"/>
            <w:sz w:val="23"/>
            <w:szCs w:val="23"/>
          </w:rPr>
          <w:delText>a produção de todo tipo de prova admitido, sobretudo a documental e a pericial,</w:delText>
        </w:r>
      </w:del>
      <w:r>
        <w:rPr>
          <w:rFonts w:ascii="Roboto" w:hAnsi="Roboto" w:cs="Arial"/>
          <w:sz w:val="23"/>
          <w:szCs w:val="23"/>
        </w:rPr>
        <w:t xml:space="preserve"> </w:t>
      </w:r>
      <w:ins w:id="787" w:author="Ana Carvalho" w:date="2026-01-16T21:03:00Z">
        <w:r>
          <w:rPr>
            <w:rFonts w:ascii="Roboto" w:hAnsi="Roboto" w:cs="Arial"/>
            <w:sz w:val="23"/>
            <w:szCs w:val="23"/>
          </w:rPr>
          <w:t>o defe</w:t>
        </w:r>
      </w:ins>
      <w:ins w:id="788" w:author="Ana Carvalho" w:date="2026-01-16T21:04:00Z">
        <w:r>
          <w:rPr>
            <w:rFonts w:ascii="Roboto" w:hAnsi="Roboto" w:cs="Arial"/>
            <w:sz w:val="23"/>
            <w:szCs w:val="23"/>
          </w:rPr>
          <w:t xml:space="preserve">rimento da eventual </w:t>
        </w:r>
      </w:ins>
      <w:del w:id="789" w:author="Ana Carvalho" w:date="2026-01-16T21:03:00Z">
        <w:r>
          <w:rPr>
            <w:rFonts w:ascii="Roboto" w:hAnsi="Roboto" w:cs="Arial"/>
            <w:sz w:val="23"/>
            <w:szCs w:val="23"/>
          </w:rPr>
          <w:delText>no que se inclui a</w:delText>
        </w:r>
      </w:del>
      <w:r>
        <w:rPr>
          <w:rFonts w:ascii="Roboto" w:hAnsi="Roboto" w:cs="Arial"/>
          <w:sz w:val="23"/>
          <w:szCs w:val="23"/>
        </w:rPr>
        <w:t xml:space="preserve"> remessa dos autos ao SECAJ para apuração do valor a restituir atualizado;</w:t>
      </w:r>
    </w:p>
    <w:p w14:paraId="3AACDBBD" w14:textId="77777777">
      <w:pPr>
        <w:pStyle w:val="PargrafodaLista"/>
        <w:widowControl w:val="0"/>
        <w:spacing w:line="276" w:lineRule="auto"/>
        <w:ind w:left="2410" w:hanging="272"/>
        <w:jc w:val="both"/>
        <w:rPr>
          <w:rFonts w:ascii="Roboto" w:hAnsi="Roboto" w:cs="Arial"/>
          <w:sz w:val="23"/>
          <w:szCs w:val="23"/>
        </w:rPr>
      </w:pPr>
    </w:p>
    <w:p w14:paraId="1476A76C" w14:textId="1CE9A4D2">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tab/>
      </w:r>
      <w:r>
        <w:rPr>
          <w:rFonts w:ascii="Roboto" w:hAnsi="Roboto" w:cs="Arial"/>
          <w:sz w:val="23"/>
          <w:szCs w:val="23"/>
        </w:rPr>
        <w:t xml:space="preserve">a citação da União através de sua Nobre Procuradoria da Fazenda Nacional, com endereço </w:t>
      </w:r>
      <w:r>
        <w:rPr>
          <w:rFonts w:eastAsiaTheme="minorEastAsia"/>
          <w:sz w:val="23"/>
          <w:szCs w:val="23"/>
        </w:rPr>
        <w:t>indicado na qualificação das</w:t>
      </w:r>
      <w:r>
        <w:rPr>
          <w:rFonts w:ascii="Arial" w:hAnsi="Arial" w:cs="Arial"/>
          <w:sz w:val="21"/>
          <w:szCs w:val="21"/>
        </w:rPr>
        <w:t xml:space="preserve"> partes</w:t>
      </w:r>
      <w:r>
        <w:rPr>
          <w:rFonts w:ascii="Arial" w:hAnsi="Arial" w:cs="Arial"/>
          <w:sz w:val="21"/>
          <w:szCs w:val="21"/>
        </w:rPr>
        <w:t xml:space="preserve"> </w:t>
      </w:r>
      <w:r>
        <w:rPr>
          <w:rFonts w:ascii="Roboto" w:hAnsi="Roboto" w:cs="Arial"/>
          <w:sz w:val="23"/>
          <w:szCs w:val="23"/>
        </w:rPr>
        <w:t>para, querendo, apresentar a defesa que entender cabível; e</w:t>
      </w:r>
    </w:p>
    <w:p w14:paraId="270191D5" w14:textId="2A73AD95">
      <w:pPr>
        <w:pStyle w:val="PargrafodaLista"/>
        <w:widowControl w:val="0"/>
        <w:spacing w:line="276" w:lineRule="auto"/>
        <w:ind w:left="2410" w:hanging="272"/>
        <w:jc w:val="both"/>
        <w:rPr>
          <w:del w:id="790" w:author="Luiz Fernando Garcia Landeiro" w:date="2026-01-16T17:02:00Z" w16du:dateUtc="2026-01-16T20:02:00Z"/>
          <w:rFonts w:ascii="Roboto" w:hAnsi="Roboto" w:cs="Arial"/>
          <w:sz w:val="23"/>
          <w:szCs w:val="23"/>
        </w:rPr>
      </w:pPr>
    </w:p>
    <w:p w14:paraId="024469AE" w14:textId="77777777">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rPr>
          <w:rFonts w:ascii="Roboto" w:hAnsi="Roboto" w:cs="Arial"/>
          <w:sz w:val="23"/>
          <w:szCs w:val="23"/>
        </w:rPr>
        <w:tab/>
        <w:t>a condenação da Ré ao ressarcimento das custas e ao pagamento dos honorários sucumbenciais nos termos do art. 85 do CPC, se houver recurso à instância superior.</w:t>
      </w:r>
    </w:p>
    <w:p w14:paraId="1596EEC3" w14:textId="77777777">
      <w:pPr>
        <w:widowControl w:val="0"/>
        <w:spacing w:line="276" w:lineRule="auto"/>
        <w:jc w:val="both"/>
        <w:rPr>
          <w:rFonts w:ascii="Roboto" w:hAnsi="Roboto" w:cs="Arial"/>
          <w:sz w:val="23"/>
          <w:szCs w:val="23"/>
        </w:rPr>
      </w:pPr>
    </w:p>
    <w:p w14:paraId="26EB9695" w14:textId="10BB471D">
      <w:pPr>
        <w:widowControl w:val="0"/>
        <w:spacing w:line="276" w:lineRule="auto"/>
        <w:jc w:val="both"/>
        <w:rPr>
          <w:rFonts w:ascii="Roboto" w:hAnsi="Roboto" w:cs="Arial"/>
          <w:sz w:val="23"/>
          <w:szCs w:val="23"/>
        </w:rPr>
      </w:pPr>
      <w:r>
        <w:rPr>
          <w:rFonts w:ascii="Roboto" w:hAnsi="Roboto" w:cs="Arial"/>
          <w:sz w:val="23"/>
          <w:szCs w:val="23"/>
        </w:rPr>
        <w:t xml:space="preserve">Por fim, pede ainda o Autor que – sob pena de nulidade, e na forma do art. 272 §2º do CPC – as intimações e publicações referentes ao presente feito passem a ser realizadas exclusivamente em nome de LUIZ FERNANDO GARCIA LANDEIRO, </w:t>
      </w:r>
      <w:r>
        <w:rPr>
          <w:rFonts w:ascii="Roboto" w:hAnsi="Roboto" w:cs="Arial"/>
          <w:sz w:val="23"/>
          <w:szCs w:val="23"/>
        </w:rPr>
        <w:t>OAB/</w:t>
      </w:r>
      <w:r>
        <w:rPr>
          <w:rFonts w:ascii="Roboto" w:hAnsi="Roboto" w:cs="Arial"/>
          <w:sz w:val="23"/>
          <w:szCs w:val="23"/>
        </w:rPr>
        <w:t xml:space="preserve"> </w:t>
      </w:r>
      <w:r>
        <w:rPr>
          <w:rFonts w:ascii="Roboto" w:hAnsi="Roboto" w:cs="Arial"/>
          <w:sz w:val="23"/>
          <w:szCs w:val="23"/>
        </w:rPr>
        <w:t xml:space="preserve">BA </w:t>
      </w:r>
      <w:r>
        <w:rPr>
          <w:rFonts w:ascii="Roboto" w:hAnsi="Roboto" w:cs="Arial"/>
          <w:sz w:val="23"/>
          <w:szCs w:val="23"/>
        </w:rPr>
        <w:t>16.911</w:t>
      </w:r>
      <w:r>
        <w:rPr>
          <w:rFonts w:ascii="Roboto" w:hAnsi="Roboto" w:cs="Arial"/>
          <w:sz w:val="23"/>
          <w:szCs w:val="23"/>
        </w:rPr>
        <w:t>.</w:t>
      </w:r>
    </w:p>
    <w:p w14:paraId="770F4879" w14:textId="77777777">
      <w:pPr>
        <w:widowControl w:val="0"/>
        <w:spacing w:line="276" w:lineRule="auto"/>
        <w:jc w:val="both"/>
        <w:rPr>
          <w:rFonts w:ascii="Roboto" w:hAnsi="Roboto" w:cs="Arial"/>
          <w:sz w:val="23"/>
          <w:szCs w:val="23"/>
        </w:rPr>
      </w:pPr>
    </w:p>
    <w:p w14:paraId="36FCA6A6" w14:textId="5F73AAD6">
      <w:pPr>
        <w:tabs>
          <w:tab w:val="left" w:pos="1134"/>
          <w:tab w:val="left" w:pos="1560"/>
        </w:tabs>
        <w:spacing w:line="276" w:lineRule="auto"/>
        <w:jc w:val="both"/>
        <w:rPr>
          <w:rFonts w:ascii="Roboto" w:hAnsi="Roboto" w:cs="Arial"/>
          <w:sz w:val="23"/>
          <w:szCs w:val="23"/>
        </w:rPr>
      </w:pPr>
      <w:r>
        <w:rPr>
          <w:rFonts w:ascii="Roboto" w:hAnsi="Roboto" w:cs="Arial"/>
          <w:sz w:val="23"/>
          <w:szCs w:val="23"/>
          <w:highlight w:val="yellow"/>
          <w:rPrChange w:id="791" w:author="Luiz Fernando Garcia Landeiro" w:date="2026-01-16T17:06:00Z" w16du:dateUtc="2026-01-16T20:06:00Z">
            <w:rPr>
              <w:rFonts w:ascii="Roboto" w:hAnsi="Roboto" w:cs="Arial"/>
              <w:sz w:val="23"/>
              <w:szCs w:val="23"/>
            </w:rPr>
          </w:rPrChange>
        </w:rPr>
        <w:t xml:space="preserve">Dá-se à causa o valor de </w:t>
      </w:r>
      <w:r>
        <w:rPr>
          <w:rFonts w:ascii="Roboto" w:hAnsi="Roboto" w:cs="Arial"/>
          <w:sz w:val="23"/>
          <w:szCs w:val="23"/>
          <w:highlight w:val="yellow"/>
          <w:rPrChange w:id="792" w:author="Luiz Fernando Garcia Landeiro" w:date="2026-01-16T17:06:00Z" w16du:dateUtc="2026-01-16T20:06:00Z">
            <w:rPr>
              <w:rFonts w:ascii="Roboto" w:hAnsi="Roboto" w:cs="Arial"/>
              <w:b/>
              <w:bCs/>
              <w:sz w:val="23"/>
              <w:szCs w:val="23"/>
            </w:rPr>
          </w:rPrChange>
        </w:rPr>
        <w:t xml:space="preserve">R$ </w:t>
      </w:r>
      <w:del w:id="793" w:author="Marília Saraiva" w:date="2026-01-12T20:41:00Z" w16du:dateUtc="2026-01-12T23:41:00Z">
        <w:r>
          <w:rPr>
            <w:rFonts w:ascii="Roboto" w:hAnsi="Roboto" w:cs="Arial"/>
            <w:sz w:val="23"/>
            <w:szCs w:val="23"/>
            <w:highlight w:val="yellow"/>
            <w:rPrChange w:id="794" w:author="Luiz Fernando Garcia Landeiro" w:date="2026-01-16T17:06:00Z" w16du:dateUtc="2026-01-16T20:06:00Z">
              <w:rPr>
                <w:rFonts w:ascii="Roboto" w:hAnsi="Roboto" w:cs="Arial"/>
                <w:b/>
                <w:bCs/>
                <w:sz w:val="23"/>
                <w:szCs w:val="23"/>
              </w:rPr>
            </w:rPrChange>
          </w:rPr>
          <w:delText>24.384,11</w:delText>
        </w:r>
      </w:del>
      <w:ins w:id="795" w:author="Marília Saraiva" w:date="2026-01-19T13:56:00Z" w16du:dateUtc="2026-01-19T16:56:00Z">
        <w:r>
          <w:rPr>
            <w:rFonts w:ascii="Roboto" w:hAnsi="Roboto" w:cs="Arial"/>
            <w:sz w:val="23"/>
            <w:szCs w:val="23"/>
            <w:highlight w:val="yellow"/>
          </w:rPr>
          <w:t xml:space="preserve">45.103,53 </w:t>
        </w:r>
      </w:ins>
      <w:del w:id="796" w:author="Marília Saraiva" w:date="2026-01-19T13:56:00Z" w16du:dateUtc="2026-01-19T16:56:00Z">
        <w:r>
          <w:rPr>
            <w:rFonts w:ascii="Roboto" w:hAnsi="Roboto" w:cs="Arial"/>
            <w:sz w:val="23"/>
            <w:szCs w:val="23"/>
            <w:highlight w:val="yellow"/>
            <w:rPrChange w:id="797" w:author="Luiz Fernando Garcia Landeiro" w:date="2026-01-16T17:06:00Z" w16du:dateUtc="2026-01-16T20:06:00Z">
              <w:rPr>
                <w:rFonts w:ascii="Roboto" w:hAnsi="Roboto" w:cs="Arial"/>
                <w:sz w:val="23"/>
                <w:szCs w:val="23"/>
              </w:rPr>
            </w:rPrChange>
          </w:rPr>
          <w:delText xml:space="preserve"> </w:delText>
        </w:r>
      </w:del>
      <w:r>
        <w:rPr>
          <w:rFonts w:ascii="Roboto" w:hAnsi="Roboto" w:cs="Arial"/>
          <w:sz w:val="23"/>
          <w:szCs w:val="23"/>
          <w:highlight w:val="yellow"/>
          <w:rPrChange w:id="798" w:author="Luiz Fernando Garcia Landeiro" w:date="2026-01-16T17:06:00Z" w16du:dateUtc="2026-01-16T20:06:00Z">
            <w:rPr>
              <w:rFonts w:ascii="Roboto" w:hAnsi="Roboto" w:cs="Arial"/>
              <w:sz w:val="23"/>
              <w:szCs w:val="23"/>
            </w:rPr>
          </w:rPrChange>
        </w:rPr>
        <w:t>(</w:t>
      </w:r>
      <w:del w:id="799" w:author="Marília Saraiva" w:date="2026-01-12T20:41:00Z" w16du:dateUtc="2026-01-12T23:41:00Z">
        <w:r>
          <w:rPr>
            <w:rFonts w:ascii="Roboto" w:hAnsi="Roboto" w:cs="Arial"/>
            <w:sz w:val="23"/>
            <w:szCs w:val="23"/>
            <w:highlight w:val="yellow"/>
            <w:rPrChange w:id="800" w:author="Luiz Fernando Garcia Landeiro" w:date="2026-01-16T17:06:00Z" w16du:dateUtc="2026-01-16T20:06:00Z">
              <w:rPr>
                <w:rFonts w:ascii="Roboto" w:hAnsi="Roboto" w:cs="Arial"/>
                <w:sz w:val="23"/>
                <w:szCs w:val="23"/>
              </w:rPr>
            </w:rPrChange>
          </w:rPr>
          <w:delText>v</w:delText>
        </w:r>
        <w:r>
          <w:rPr>
            <w:rFonts w:ascii="Roboto" w:hAnsi="Roboto" w:cs="Arial"/>
            <w:sz w:val="23"/>
            <w:szCs w:val="23"/>
            <w:highlight w:val="yellow"/>
            <w:rPrChange w:id="801" w:author="Luiz Fernando Garcia Landeiro" w:date="2026-01-16T17:06:00Z" w16du:dateUtc="2026-01-16T20:06:00Z">
              <w:rPr>
                <w:rFonts w:ascii="Roboto" w:hAnsi="Roboto" w:cs="Arial"/>
                <w:sz w:val="23"/>
                <w:szCs w:val="23"/>
              </w:rPr>
            </w:rPrChange>
          </w:rPr>
          <w:delText>inte e</w:delText>
        </w:r>
        <w:r>
          <w:rPr>
            <w:rFonts w:ascii="Roboto" w:hAnsi="Roboto" w:cs="Arial"/>
            <w:sz w:val="23"/>
            <w:szCs w:val="23"/>
            <w:highlight w:val="yellow"/>
            <w:rPrChange w:id="802" w:author="Luiz Fernando Garcia Landeiro" w:date="2026-01-16T17:06:00Z" w16du:dateUtc="2026-01-16T20:06:00Z">
              <w:rPr>
                <w:rFonts w:ascii="Roboto" w:hAnsi="Roboto" w:cs="Arial"/>
                <w:sz w:val="23"/>
                <w:szCs w:val="23"/>
              </w:rPr>
            </w:rPrChange>
          </w:rPr>
          <w:delText xml:space="preserve"> quatro</w:delText>
        </w:r>
      </w:del>
      <w: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quarenta</w:t>
      </w:r>
      <w:ins w:id="803" w:author="Marília Saraiva" w:date="2026-01-19T13:56:00Z" w16du:dateUtc="2026-01-19T16:56:00Z">
        <w:r>
          <w:rPr>
            <w:rFonts w:ascii="Roboto" w:hAnsi="Roboto" w:cs="Arial"/>
            <w:sz w:val="23"/>
            <w:szCs w:val="23"/>
            <w:highlight w:val="yellow"/>
          </w:rPr>
          <w:t xml:space="preserve"> e cinco</w:t>
        </w:r>
      </w:ins>
      <w:r>
        <w:rPr>
          <w:rFonts w:ascii="Roboto" w:hAnsi="Roboto" w:cs="Arial"/>
          <w:sz w:val="23"/>
          <w:szCs w:val="23"/>
          <w:highlight w:val="yellow"/>
          <w:rPrChange w:id="804" w:author="Luiz Fernando Garcia Landeiro" w:date="2026-01-16T17:06:00Z" w16du:dateUtc="2026-01-16T20:06:00Z">
            <w:rPr>
              <w:rFonts w:ascii="Roboto" w:hAnsi="Roboto" w:cs="Arial"/>
              <w:sz w:val="23"/>
              <w:szCs w:val="23"/>
            </w:rPr>
          </w:rPrChange>
        </w:rPr>
        <w:t xml:space="preserve"> mil, </w:t>
      </w:r>
      <w:del w:id="805" w:author="Marília Saraiva" w:date="2026-01-12T20:41:00Z" w16du:dateUtc="2026-01-12T23:41:00Z">
        <w:r>
          <w:rPr>
            <w:rFonts w:ascii="Roboto" w:hAnsi="Roboto" w:cs="Arial"/>
            <w:sz w:val="23"/>
            <w:szCs w:val="23"/>
            <w:highlight w:val="yellow"/>
            <w:rPrChange w:id="806" w:author="Luiz Fernando Garcia Landeiro" w:date="2026-01-16T17:06:00Z" w16du:dateUtc="2026-01-16T20:06:00Z">
              <w:rPr>
                <w:rFonts w:ascii="Roboto" w:hAnsi="Roboto" w:cs="Arial"/>
                <w:sz w:val="23"/>
                <w:szCs w:val="23"/>
              </w:rPr>
            </w:rPrChange>
          </w:rPr>
          <w:delText>trezentos e oitenta e quatro</w:delText>
        </w:r>
      </w:del>
      <w:ins w:id="807" w:author="Marília Saraiva" w:date="2026-01-19T13:56:00Z" w16du:dateUtc="2026-01-19T16:56:00Z">
        <w:r>
          <w:rPr>
            <w:rFonts w:ascii="Roboto" w:hAnsi="Roboto" w:cs="Arial"/>
            <w:sz w:val="23"/>
            <w:szCs w:val="23"/>
            <w:highlight w:val="yellow"/>
          </w:rPr>
          <w:t>cento e três</w:t>
        </w:r>
      </w:ins>
      <w:r>
        <w:rPr>
          <w:rFonts w:ascii="Roboto" w:hAnsi="Roboto" w:cs="Arial"/>
          <w:sz w:val="23"/>
          <w:szCs w:val="23"/>
          <w:highlight w:val="yellow"/>
          <w:rPrChange w:id="808" w:author="Luiz Fernando Garcia Landeiro" w:date="2026-01-16T17:06:00Z" w16du:dateUtc="2026-01-16T20:06:00Z">
            <w:rPr>
              <w:rFonts w:ascii="Roboto" w:hAnsi="Roboto" w:cs="Arial"/>
              <w:sz w:val="23"/>
              <w:szCs w:val="23"/>
            </w:rPr>
          </w:rPrChange>
        </w:rPr>
        <w:t xml:space="preserve"> reais e </w:t>
      </w:r>
      <w:del w:id="809" w:author="Marília Saraiva" w:date="2026-01-12T20:41:00Z" w16du:dateUtc="2026-01-12T23:41:00Z">
        <w:r>
          <w:rPr>
            <w:rFonts w:ascii="Roboto" w:hAnsi="Roboto" w:cs="Arial"/>
            <w:sz w:val="23"/>
            <w:szCs w:val="23"/>
            <w:highlight w:val="yellow"/>
            <w:rPrChange w:id="810" w:author="Luiz Fernando Garcia Landeiro" w:date="2026-01-16T17:06:00Z" w16du:dateUtc="2026-01-16T20:06:00Z">
              <w:rPr>
                <w:rFonts w:ascii="Roboto" w:hAnsi="Roboto" w:cs="Arial"/>
                <w:sz w:val="23"/>
                <w:szCs w:val="23"/>
              </w:rPr>
            </w:rPrChange>
          </w:rPr>
          <w:delText>onze</w:delText>
        </w:r>
        <w:r>
          <w:rPr>
            <w:rFonts w:ascii="Roboto" w:hAnsi="Roboto" w:cs="Arial"/>
            <w:sz w:val="23"/>
            <w:szCs w:val="23"/>
            <w:highlight w:val="yellow"/>
            <w:rPrChange w:id="811" w:author="Luiz Fernando Garcia Landeiro" w:date="2026-01-16T17:06:00Z" w16du:dateUtc="2026-01-16T20:06:00Z">
              <w:rPr>
                <w:rFonts w:ascii="Roboto" w:hAnsi="Roboto" w:cs="Arial"/>
                <w:sz w:val="23"/>
                <w:szCs w:val="23"/>
              </w:rPr>
            </w:rPrChange>
          </w:rPr>
          <w:delText xml:space="preserve"> </w:delText>
        </w:r>
      </w:del>
      <w:ins w:id="812" w:author="Marília Saraiva" w:date="2026-01-19T13:56:00Z" w16du:dateUtc="2026-01-19T16:56:00Z">
        <w:r>
          <w:rPr>
            <w:rFonts w:ascii="Roboto" w:hAnsi="Roboto" w:cs="Arial"/>
            <w:sz w:val="23"/>
            <w:szCs w:val="23"/>
            <w:highlight w:val="yellow"/>
          </w:rPr>
          <w:t>cinquenta e três</w:t>
        </w:r>
      </w:ins>
      <w:ins w:id="813" w:author="Marília Saraiva" w:date="2026-01-12T20:42:00Z" w16du:dateUtc="2026-01-12T23:42:00Z">
        <w:r>
          <w:rPr>
            <w:rFonts w:ascii="Roboto" w:hAnsi="Roboto" w:cs="Arial"/>
            <w:sz w:val="23"/>
            <w:szCs w:val="23"/>
            <w:highlight w:val="yellow"/>
            <w:rPrChange w:id="814" w:author="Luiz Fernando Garcia Landeiro" w:date="2026-01-16T17:06:00Z" w16du:dateUtc="2026-01-16T20:06:00Z">
              <w:rPr>
                <w:rFonts w:ascii="Roboto" w:hAnsi="Roboto" w:cs="Arial"/>
                <w:sz w:val="23"/>
                <w:szCs w:val="23"/>
              </w:rPr>
            </w:rPrChange>
          </w:rPr>
          <w:t xml:space="preserve"> </w:t>
        </w:r>
      </w:ins>
      <w:r>
        <w:rPr>
          <w:rFonts w:ascii="Roboto" w:hAnsi="Roboto" w:cs="Arial"/>
          <w:sz w:val="23"/>
          <w:szCs w:val="23"/>
          <w:highlight w:val="yellow"/>
          <w:rPrChange w:id="815" w:author="Luiz Fernando Garcia Landeiro" w:date="2026-01-16T17:06:00Z" w16du:dateUtc="2026-01-16T20:06:00Z">
            <w:rPr>
              <w:rFonts w:ascii="Roboto" w:hAnsi="Roboto" w:cs="Arial"/>
              <w:sz w:val="23"/>
              <w:szCs w:val="23"/>
            </w:rPr>
          </w:rPrChange>
        </w:rPr>
        <w:t>centavos</w:t>
      </w:r>
      <w:r>
        <w:rPr>
          <w:rFonts w:ascii="Roboto" w:hAnsi="Roboto" w:cs="Arial"/>
          <w:sz w:val="23"/>
          <w:szCs w:val="23"/>
          <w:highlight w:val="yellow"/>
          <w:rPrChange w:id="816" w:author="Luiz Fernando Garcia Landeiro" w:date="2026-01-16T17:06:00Z" w16du:dateUtc="2026-01-16T20:06:00Z">
            <w:rPr>
              <w:rFonts w:ascii="Roboto" w:hAnsi="Roboto" w:cs="Arial"/>
              <w:sz w:val="23"/>
              <w:szCs w:val="23"/>
            </w:rPr>
          </w:rPrChange>
        </w:rPr>
        <w:t>)</w:t>
      </w:r>
      <w:r>
        <w:rPr>
          <w:rFonts w:ascii="Roboto" w:hAnsi="Roboto" w:cs="Arial"/>
          <w:sz w:val="23"/>
          <w:szCs w:val="23"/>
          <w:highlight w:val="yellow"/>
          <w:rPrChange w:id="817" w:author="Luiz Fernando Garcia Landeiro" w:date="2026-01-16T17:06:00Z" w16du:dateUtc="2026-01-16T20:06:00Z">
            <w:rPr>
              <w:rFonts w:ascii="Roboto" w:hAnsi="Roboto" w:cs="Arial"/>
              <w:sz w:val="23"/>
              <w:szCs w:val="23"/>
            </w:rPr>
          </w:rPrChange>
        </w:rPr>
        <w:t xml:space="preserve">, correspondente </w:t>
      </w:r>
      <w:ins w:id="818" w:author="Luiz Fernando Garcia Landeiro" w:date="2026-01-16T17:04:00Z" w16du:dateUtc="2026-01-16T20:04:00Z">
        <w:r>
          <w:rPr>
            <w:rFonts w:ascii="Roboto" w:hAnsi="Roboto" w:cs="Arial"/>
            <w:sz w:val="23"/>
            <w:szCs w:val="23"/>
            <w:highlight w:val="yellow"/>
            <w:rPrChange w:id="819" w:author="Luiz Fernando Garcia Landeiro" w:date="2026-01-16T17:06:00Z" w16du:dateUtc="2026-01-16T20:06:00Z">
              <w:rPr>
                <w:rFonts w:ascii="Roboto" w:hAnsi="Roboto" w:cs="Arial"/>
                <w:sz w:val="23"/>
                <w:szCs w:val="23"/>
              </w:rPr>
            </w:rPrChange>
          </w:rPr>
          <w:t xml:space="preserve">ao imposto indevidamente pago em razão </w:t>
        </w:r>
        <w:r>
          <w:rPr>
            <w:rFonts w:ascii="Roboto" w:hAnsi="Roboto" w:cs="Arial"/>
            <w:sz w:val="23"/>
            <w:szCs w:val="23"/>
            <w:highlight w:val="yellow"/>
            <w:rPrChange w:id="820" w:author="Luiz Fernando Garcia Landeiro" w:date="2026-01-16T17:06:00Z" w16du:dateUtc="2026-01-16T20:06:00Z">
              <w:rPr>
                <w:rFonts w:ascii="Roboto" w:hAnsi="Roboto" w:cs="Arial"/>
                <w:sz w:val="23"/>
                <w:szCs w:val="23"/>
              </w:rPr>
            </w:rPrChange>
          </w:rPr>
          <w:t>d</w:t>
        </w:r>
      </w:ins>
      <w:ins w:id="821" w:author="Luiz Fernando Garcia Landeiro" w:date="2026-01-16T17:11:00Z" w16du:dateUtc="2026-01-16T20:11:00Z">
        <w:r>
          <w:rPr>
            <w:rFonts w:ascii="Roboto" w:hAnsi="Roboto" w:cs="Arial"/>
            <w:sz w:val="23"/>
            <w:szCs w:val="23"/>
            <w:highlight w:val="yellow"/>
          </w:rPr>
          <w:t xml:space="preserve">a não </w:t>
        </w:r>
      </w:ins>
      <w:del w:id="822" w:author="Luiz Fernando Garcia Landeiro" w:date="2026-01-16T17:04:00Z" w16du:dateUtc="2026-01-16T20:04:00Z">
        <w:r>
          <w:rPr>
            <w:rFonts w:ascii="Roboto" w:hAnsi="Roboto" w:cs="Arial"/>
            <w:sz w:val="23"/>
            <w:szCs w:val="23"/>
            <w:highlight w:val="yellow"/>
            <w:rPrChange w:id="823" w:author="Luiz Fernando Garcia Landeiro" w:date="2026-01-16T17:06:00Z" w16du:dateUtc="2026-01-16T20:06:00Z">
              <w:rPr>
                <w:rFonts w:ascii="Roboto" w:hAnsi="Roboto" w:cs="Arial"/>
                <w:sz w:val="23"/>
                <w:szCs w:val="23"/>
              </w:rPr>
            </w:rPrChange>
          </w:rPr>
          <w:delText xml:space="preserve">à </w:delText>
        </w:r>
      </w:del>
      <w:del w:id="824" w:author="Marília Saraiva" w:date="2026-01-12T20:44:00Z" w16du:dateUtc="2026-01-12T23:44:00Z">
        <w:r>
          <w:rPr>
            <w:rFonts w:ascii="Roboto" w:hAnsi="Roboto" w:cs="Arial"/>
            <w:sz w:val="23"/>
            <w:szCs w:val="23"/>
            <w:highlight w:val="yellow"/>
            <w:rPrChange w:id="825" w:author="Luiz Fernando Garcia Landeiro" w:date="2026-01-16T17:06:00Z" w16du:dateUtc="2026-01-16T20:06:00Z">
              <w:rPr>
                <w:rFonts w:ascii="Roboto" w:hAnsi="Roboto" w:cs="Arial"/>
                <w:sz w:val="23"/>
                <w:szCs w:val="23"/>
              </w:rPr>
            </w:rPrChange>
          </w:rPr>
          <w:delText xml:space="preserve">soma </w:delText>
        </w:r>
      </w:del>
      <w:ins w:id="826" w:author="Marília Saraiva" w:date="2026-01-12T20:44:00Z" w16du:dateUtc="2026-01-12T23:44:00Z">
        <w:del w:id="827" w:author="Luiz Fernando Garcia Landeiro" w:date="2026-01-16T17:04:00Z" w16du:dateUtc="2026-01-16T20:04:00Z">
          <w:r>
            <w:rPr>
              <w:rFonts w:ascii="Roboto" w:hAnsi="Roboto" w:cs="Arial"/>
              <w:sz w:val="23"/>
              <w:szCs w:val="23"/>
              <w:highlight w:val="yellow"/>
              <w:rPrChange w:id="828" w:author="Luiz Fernando Garcia Landeiro" w:date="2026-01-16T17:06:00Z" w16du:dateUtc="2026-01-16T20:06:00Z">
                <w:rPr>
                  <w:rFonts w:ascii="Roboto" w:hAnsi="Roboto" w:cs="Arial"/>
                  <w:sz w:val="23"/>
                  <w:szCs w:val="23"/>
                </w:rPr>
              </w:rPrChange>
            </w:rPr>
            <w:delText xml:space="preserve">inclusão nas </w:delText>
          </w:r>
        </w:del>
        <w:r>
          <w:rPr>
            <w:rFonts w:ascii="Roboto" w:hAnsi="Roboto" w:cs="Arial"/>
            <w:sz w:val="23"/>
            <w:szCs w:val="23"/>
            <w:highlight w:val="yellow"/>
            <w:rPrChange w:id="829" w:author="Luiz Fernando Garcia Landeiro" w:date="2026-01-16T17:06:00Z" w16du:dateUtc="2026-01-16T20:06:00Z">
              <w:rPr>
                <w:rFonts w:ascii="Roboto" w:hAnsi="Roboto" w:cs="Arial"/>
                <w:sz w:val="23"/>
                <w:szCs w:val="23"/>
              </w:rPr>
            </w:rPrChange>
          </w:rPr>
          <w:t>deduç</w:t>
        </w:r>
      </w:ins>
      <w:ins w:id="830" w:author="Luiz Fernando Garcia Landeiro" w:date="2026-01-16T17:05:00Z" w16du:dateUtc="2026-01-16T20:05:00Z">
        <w:r>
          <w:rPr>
            <w:rFonts w:ascii="Roboto" w:hAnsi="Roboto" w:cs="Arial"/>
            <w:sz w:val="23"/>
            <w:szCs w:val="23"/>
            <w:highlight w:val="yellow"/>
            <w:rPrChange w:id="831" w:author="Luiz Fernando Garcia Landeiro" w:date="2026-01-16T17:06:00Z" w16du:dateUtc="2026-01-16T20:06:00Z">
              <w:rPr>
                <w:rFonts w:ascii="Roboto" w:hAnsi="Roboto" w:cs="Arial"/>
                <w:sz w:val="23"/>
                <w:szCs w:val="23"/>
              </w:rPr>
            </w:rPrChange>
          </w:rPr>
          <w:t xml:space="preserve">ão </w:t>
        </w:r>
      </w:ins>
      <w:ins w:id="832" w:author="Marília Saraiva" w:date="2026-01-12T20:44:00Z" w16du:dateUtc="2026-01-12T23:44:00Z">
        <w:del w:id="833" w:author="Luiz Fernando Garcia Landeiro" w:date="2026-01-16T17:05:00Z" w16du:dateUtc="2026-01-16T20:05:00Z">
          <w:r>
            <w:rPr>
              <w:rFonts w:ascii="Roboto" w:hAnsi="Roboto" w:cs="Arial"/>
              <w:sz w:val="23"/>
              <w:szCs w:val="23"/>
              <w:highlight w:val="yellow"/>
              <w:rPrChange w:id="834" w:author="Luiz Fernando Garcia Landeiro" w:date="2026-01-16T17:06:00Z" w16du:dateUtc="2026-01-16T20:06:00Z">
                <w:rPr>
                  <w:rFonts w:ascii="Roboto" w:hAnsi="Roboto" w:cs="Arial"/>
                  <w:sz w:val="23"/>
                  <w:szCs w:val="23"/>
                </w:rPr>
              </w:rPrChange>
            </w:rPr>
            <w:delText xml:space="preserve">ões </w:delText>
          </w:r>
        </w:del>
      </w:ins>
      <w:r>
        <w:rPr>
          <w:rFonts w:ascii="Roboto" w:hAnsi="Roboto" w:cs="Arial"/>
          <w:sz w:val="23"/>
          <w:szCs w:val="23"/>
          <w:highlight w:val="yellow"/>
          <w:rPrChange w:id="835" w:author="Luiz Fernando Garcia Landeiro" w:date="2026-01-16T17:06:00Z" w16du:dateUtc="2026-01-16T20:06:00Z">
            <w:rPr>
              <w:rFonts w:ascii="Roboto" w:hAnsi="Roboto" w:cs="Arial"/>
              <w:sz w:val="23"/>
              <w:szCs w:val="23"/>
            </w:rPr>
          </w:rPrChange>
        </w:rPr>
        <w:t>dos valores gastos com a instrução do menor portador de deficiência</w:t>
      </w:r>
      <w:ins w:id="836" w:author="Marília Saraiva" w:date="2026-01-12T20:44:00Z" w16du:dateUtc="2026-01-12T23:44:00Z">
        <w:r>
          <w:rPr>
            <w:rFonts w:ascii="Roboto" w:hAnsi="Roboto" w:cs="Arial"/>
            <w:sz w:val="23"/>
            <w:szCs w:val="23"/>
            <w:highlight w:val="yellow"/>
            <w:rPrChange w:id="837" w:author="Luiz Fernando Garcia Landeiro" w:date="2026-01-16T17:06:00Z" w16du:dateUtc="2026-01-16T20:06:00Z">
              <w:rPr>
                <w:rFonts w:ascii="Roboto" w:hAnsi="Roboto" w:cs="Arial"/>
                <w:sz w:val="23"/>
                <w:szCs w:val="23"/>
              </w:rPr>
            </w:rPrChange>
          </w:rPr>
          <w:t xml:space="preserve">, </w:t>
        </w:r>
        <w:del w:id="838" w:author="Luiz Fernando Garcia Landeiro" w:date="2026-01-16T17:12:00Z" w16du:dateUtc="2026-01-16T20:12:00Z">
          <w:r>
            <w:rPr>
              <w:rFonts w:ascii="Roboto" w:hAnsi="Roboto" w:cs="Arial"/>
              <w:sz w:val="23"/>
              <w:szCs w:val="23"/>
              <w:highlight w:val="yellow"/>
              <w:rPrChange w:id="839" w:author="Luiz Fernando Garcia Landeiro" w:date="2026-01-16T17:06:00Z" w16du:dateUtc="2026-01-16T20:06:00Z">
                <w:rPr>
                  <w:rFonts w:ascii="Roboto" w:hAnsi="Roboto" w:cs="Arial"/>
                  <w:sz w:val="23"/>
                  <w:szCs w:val="23"/>
                </w:rPr>
              </w:rPrChange>
            </w:rPr>
            <w:delText>o</w:delText>
          </w:r>
        </w:del>
      </w:ins>
      <w:ins w:id="840" w:author="Marília Saraiva" w:date="2026-01-12T20:45:00Z" w16du:dateUtc="2026-01-12T23:45:00Z">
        <w:del w:id="841" w:author="Luiz Fernando Garcia Landeiro" w:date="2026-01-16T17:12:00Z" w16du:dateUtc="2026-01-16T20:12:00Z">
          <w:r>
            <w:rPr>
              <w:rFonts w:ascii="Roboto" w:hAnsi="Roboto" w:cs="Arial"/>
              <w:sz w:val="23"/>
              <w:szCs w:val="23"/>
              <w:highlight w:val="yellow"/>
              <w:rPrChange w:id="842" w:author="Luiz Fernando Garcia Landeiro" w:date="2026-01-16T17:06:00Z" w16du:dateUtc="2026-01-16T20:06:00Z">
                <w:rPr>
                  <w:rFonts w:ascii="Roboto" w:hAnsi="Roboto" w:cs="Arial"/>
                  <w:sz w:val="23"/>
                  <w:szCs w:val="23"/>
                </w:rPr>
              </w:rPrChange>
            </w:rPr>
            <w:delText>riginalmente</w:delText>
          </w:r>
        </w:del>
      </w:ins>
      <w:del w:id="843" w:author="Luiz Fernando Garcia Landeiro" w:date="2026-01-16T17:12:00Z" w16du:dateUtc="2026-01-16T20:12:00Z">
        <w:r>
          <w:rPr>
            <w:rFonts w:ascii="Roboto" w:hAnsi="Roboto" w:cs="Arial"/>
            <w:sz w:val="23"/>
            <w:szCs w:val="23"/>
            <w:highlight w:val="yellow"/>
            <w:rPrChange w:id="844" w:author="Luiz Fernando Garcia Landeiro" w:date="2026-01-16T17:06:00Z" w16du:dateUtc="2026-01-16T20:06:00Z">
              <w:rPr>
                <w:rFonts w:ascii="Roboto" w:hAnsi="Roboto" w:cs="Arial"/>
                <w:sz w:val="23"/>
                <w:szCs w:val="23"/>
              </w:rPr>
            </w:rPrChange>
          </w:rPr>
          <w:delText xml:space="preserve"> não deduzidos</w:delText>
        </w:r>
      </w:del>
      <w:ins w:id="845" w:author="Marília Saraiva" w:date="2026-01-12T20:45:00Z" w16du:dateUtc="2026-01-12T23:45:00Z">
        <w:del w:id="846" w:author="Luiz Fernando Garcia Landeiro" w:date="2026-01-16T17:12:00Z" w16du:dateUtc="2026-01-16T20:12:00Z">
          <w:r>
            <w:rPr>
              <w:rFonts w:ascii="Roboto" w:hAnsi="Roboto" w:cs="Arial"/>
              <w:sz w:val="23"/>
              <w:szCs w:val="23"/>
              <w:highlight w:val="yellow"/>
              <w:rPrChange w:id="847" w:author="Luiz Fernando Garcia Landeiro" w:date="2026-01-16T17:06:00Z" w16du:dateUtc="2026-01-16T20:06:00Z">
                <w:rPr>
                  <w:rFonts w:ascii="Roboto" w:hAnsi="Roboto" w:cs="Arial"/>
                  <w:sz w:val="23"/>
                  <w:szCs w:val="23"/>
                </w:rPr>
              </w:rPrChange>
            </w:rPr>
            <w:delText>,</w:delText>
          </w:r>
        </w:del>
      </w:ins>
      <w:del w:id="848" w:author="Luiz Fernando Garcia Landeiro" w:date="2026-01-16T17:12:00Z" w16du:dateUtc="2026-01-16T20:12:00Z">
        <w:r>
          <w:rPr>
            <w:rFonts w:ascii="Roboto" w:hAnsi="Roboto" w:cs="Arial"/>
            <w:sz w:val="23"/>
            <w:szCs w:val="23"/>
            <w:highlight w:val="yellow"/>
            <w:rPrChange w:id="849" w:author="Luiz Fernando Garcia Landeiro" w:date="2026-01-16T17:06:00Z" w16du:dateUtc="2026-01-16T20:06:00Z">
              <w:rPr>
                <w:rFonts w:ascii="Roboto" w:hAnsi="Roboto" w:cs="Arial"/>
                <w:sz w:val="23"/>
                <w:szCs w:val="23"/>
              </w:rPr>
            </w:rPrChange>
          </w:rPr>
          <w:delText xml:space="preserve"> </w:delText>
        </w:r>
      </w:del>
      <w:r>
        <w:rPr>
          <w:rFonts w:ascii="Roboto" w:hAnsi="Roboto" w:cs="Arial"/>
          <w:sz w:val="23"/>
          <w:szCs w:val="23"/>
          <w:highlight w:val="yellow"/>
          <w:rPrChange w:id="850" w:author="Luiz Fernando Garcia Landeiro" w:date="2026-01-16T17:06:00Z" w16du:dateUtc="2026-01-16T20:06:00Z">
            <w:rPr>
              <w:rFonts w:ascii="Roboto" w:hAnsi="Roboto" w:cs="Arial"/>
              <w:sz w:val="23"/>
              <w:szCs w:val="23"/>
            </w:rPr>
          </w:rPrChange>
        </w:rPr>
        <w:t>da base de cálculo do Imposto de Renda</w:t>
      </w:r>
      <w:ins w:id="851" w:author="Marília Saraiva" w:date="2026-01-12T20:45:00Z" w16du:dateUtc="2026-01-12T23:45:00Z">
        <w:r>
          <w:rPr>
            <w:rFonts w:ascii="Roboto" w:hAnsi="Roboto" w:cs="Arial"/>
            <w:sz w:val="23"/>
            <w:szCs w:val="23"/>
            <w:highlight w:val="yellow"/>
            <w:rPrChange w:id="852" w:author="Luiz Fernando Garcia Landeiro" w:date="2026-01-16T17:06:00Z" w16du:dateUtc="2026-01-16T20:06:00Z">
              <w:rPr>
                <w:rFonts w:ascii="Roboto" w:hAnsi="Roboto" w:cs="Arial"/>
                <w:sz w:val="23"/>
                <w:szCs w:val="23"/>
              </w:rPr>
            </w:rPrChange>
          </w:rPr>
          <w:t>, conforme planilha de cálculo colacionada (</w:t>
        </w:r>
        <w:r>
          <w:rPr>
            <w:rFonts w:ascii="Roboto" w:hAnsi="Roboto" w:cs="Arial"/>
            <w:b/>
            <w:bCs/>
            <w:sz w:val="23"/>
            <w:szCs w:val="23"/>
            <w:highlight w:val="yellow"/>
            <w:rPrChange w:id="853" w:author="Luiz Fernando Garcia Landeiro" w:date="2026-01-16T17:06:00Z" w16du:dateUtc="2026-01-16T20:06:00Z">
              <w:rPr>
                <w:rFonts w:ascii="Roboto" w:hAnsi="Roboto" w:cs="Arial"/>
                <w:sz w:val="23"/>
                <w:szCs w:val="23"/>
              </w:rPr>
            </w:rPrChange>
          </w:rPr>
          <w:t>DOC.</w:t>
        </w:r>
      </w:ins>
      <w:ins w:id="854" w:author="Marília Saraiva" w:date="2026-01-12T20:46:00Z" w16du:dateUtc="2026-01-12T23:46:00Z">
        <w:r>
          <w:rPr>
            <w:rFonts w:ascii="Roboto" w:hAnsi="Roboto" w:cs="Arial"/>
            <w:b/>
            <w:bCs/>
            <w:sz w:val="23"/>
            <w:szCs w:val="23"/>
            <w:highlight w:val="yellow"/>
            <w:rPrChange w:id="855" w:author="Luiz Fernando Garcia Landeiro" w:date="2026-01-16T17:06:00Z" w16du:dateUtc="2026-01-16T20:06:00Z">
              <w:rPr>
                <w:rFonts w:ascii="Roboto" w:hAnsi="Roboto" w:cs="Arial"/>
                <w:sz w:val="23"/>
                <w:szCs w:val="23"/>
              </w:rPr>
            </w:rPrChange>
          </w:rPr>
          <w:t xml:space="preserve"> 08</w:t>
        </w:r>
        <w:r>
          <w:rPr>
            <w:rFonts w:ascii="Roboto" w:hAnsi="Roboto" w:cs="Arial"/>
            <w:sz w:val="23"/>
            <w:szCs w:val="23"/>
            <w:highlight w:val="yellow"/>
            <w:rPrChange w:id="856" w:author="Luiz Fernando Garcia Landeiro" w:date="2026-01-16T17:06:00Z" w16du:dateUtc="2026-01-16T20:06:00Z">
              <w:rPr>
                <w:rFonts w:ascii="Roboto" w:hAnsi="Roboto" w:cs="Arial"/>
                <w:sz w:val="23"/>
                <w:szCs w:val="23"/>
              </w:rPr>
            </w:rPrChange>
          </w:rPr>
          <w:t>).</w:t>
        </w:r>
      </w:ins>
      <w:del w:id="857" w:author="Marília Saraiva" w:date="2026-01-12T20:45:00Z" w16du:dateUtc="2026-01-12T23:45:00Z">
        <w:r>
          <w:rPr>
            <w:rFonts w:ascii="Roboto" w:hAnsi="Roboto" w:cs="Arial"/>
            <w:sz w:val="23"/>
            <w:szCs w:val="23"/>
            <w:highlight w:val="yellow"/>
            <w:rPrChange w:id="858" w:author="Luiz Fernando Garcia Landeiro" w:date="2026-01-16T17:06:00Z" w16du:dateUtc="2026-01-16T20:06:00Z">
              <w:rPr>
                <w:rFonts w:ascii="Roboto" w:hAnsi="Roboto" w:cs="Arial"/>
                <w:sz w:val="23"/>
                <w:szCs w:val="23"/>
              </w:rPr>
            </w:rPrChange>
          </w:rPr>
          <w:delText>.</w:delText>
        </w:r>
      </w:del>
    </w:p>
    <w:p w14:paraId="159203F3" w14:textId="77777777">
      <w:pPr>
        <w:tabs>
          <w:tab w:val="left" w:pos="1134"/>
          <w:tab w:val="left" w:pos="1560"/>
        </w:tabs>
        <w:spacing w:line="276" w:lineRule="auto"/>
        <w:jc w:val="both"/>
        <w:rPr>
          <w:rFonts w:ascii="Roboto" w:hAnsi="Roboto" w:cs="Arial"/>
          <w:sz w:val="23"/>
          <w:szCs w:val="23"/>
        </w:rPr>
      </w:pPr>
    </w:p>
    <w:p w14:paraId="1DAE4C5C" w14:textId="77777777">
      <w:pPr>
        <w:widowControl w:val="0"/>
        <w:spacing w:line="276" w:lineRule="auto"/>
        <w:ind w:firstLine="0"/>
        <w:jc w:val="both"/>
        <w:rPr>
          <w:rFonts w:ascii="Roboto" w:hAnsi="Roboto" w:cs="Arial"/>
          <w:sz w:val="23"/>
          <w:szCs w:val="23"/>
        </w:rPr>
        <w:pPrChange w:id="859" w:author="Marília Saraiva" w:date="2026-01-12T19:36:00Z" w16du:dateUtc="2026-01-12T22:36:00Z">
          <w:pPr>
            <w:widowControl w:val="0"/>
            <w:spacing w:line="276" w:lineRule="auto"/>
            <w:jc w:val="both"/>
          </w:pPr>
        </w:pPrChange>
      </w:pPr>
      <w:r>
        <w:rPr>
          <w:rFonts w:ascii="Roboto" w:hAnsi="Roboto" w:cs="Arial"/>
          <w:sz w:val="23"/>
          <w:szCs w:val="23"/>
        </w:rPr>
        <w:t>Termos em que</w:t>
      </w:r>
    </w:p>
    <w:p w14:paraId="42B4190C" w14:textId="77777777">
      <w:pPr>
        <w:widowControl w:val="0"/>
        <w:spacing w:line="276" w:lineRule="auto"/>
        <w:ind w:firstLine="0"/>
        <w:jc w:val="both"/>
        <w:rPr>
          <w:rFonts w:ascii="Roboto" w:hAnsi="Roboto" w:cs="Arial"/>
          <w:sz w:val="23"/>
          <w:szCs w:val="23"/>
        </w:rPr>
        <w:pPrChange w:id="860" w:author="Marília Saraiva" w:date="2026-01-19T14:01:00Z" w16du:dateUtc="2026-01-19T17:01:00Z">
          <w:pPr>
            <w:widowControl w:val="0"/>
            <w:spacing w:line="276" w:lineRule="auto"/>
            <w:jc w:val="both"/>
          </w:pPr>
        </w:pPrChange>
      </w:pPr>
      <w:r>
        <w:rPr>
          <w:rFonts w:ascii="Roboto" w:hAnsi="Roboto" w:cs="Arial"/>
          <w:sz w:val="23"/>
          <w:szCs w:val="23"/>
        </w:rPr>
        <w:t>Pede deferimento.</w:t>
      </w:r>
    </w:p>
    <w:p w14:paraId="1231C0F9" w14:textId="77777777">
      <w:pPr>
        <w:widowControl w:val="0"/>
        <w:spacing w:line="276" w:lineRule="auto"/>
        <w:ind w:firstLine="0"/>
        <w:jc w:val="both"/>
        <w:rPr>
          <w:del w:id="861" w:author="Marília Saraiva" w:date="2026-01-19T14:01:00Z" w16du:dateUtc="2026-01-19T17:01:00Z"/>
          <w:rFonts w:ascii="Roboto" w:hAnsi="Roboto" w:cs="Arial"/>
          <w:sz w:val="23"/>
          <w:szCs w:val="23"/>
        </w:rPr>
        <w:pPrChange w:id="862" w:author="Marília Saraiva" w:date="2026-01-19T14:01:00Z" w16du:dateUtc="2026-01-19T17:01:00Z">
          <w:pPr>
            <w:widowControl w:val="0"/>
            <w:spacing w:line="276" w:lineRule="auto"/>
            <w:jc w:val="both"/>
          </w:pPr>
        </w:pPrChange>
      </w:pPr>
    </w:p>
    <w:p w14:paraId="263FCEB4" w14:textId="77777777">
      <w:pPr>
        <w:widowControl w:val="0"/>
        <w:spacing w:line="276" w:lineRule="auto"/>
        <w:ind w:firstLine="0"/>
        <w:jc w:val="both"/>
        <w:rPr>
          <w:ins w:id="863" w:author="Luiz Fernando Garcia Landeiro" w:date="2026-01-16T17:03:00Z" w16du:dateUtc="2026-01-16T20:03:00Z"/>
          <w:rFonts w:ascii="Roboto" w:hAnsi="Roboto" w:cs="Arial"/>
          <w:sz w:val="23"/>
          <w:szCs w:val="23"/>
        </w:rPr>
      </w:pPr>
    </w:p>
    <w:p w14:paraId="19C4BB3E" w14:textId="109E82B8">
      <w:pPr>
        <w:widowControl w:val="0"/>
        <w:spacing w:line="276" w:lineRule="auto"/>
        <w:ind w:firstLine="0"/>
        <w:jc w:val="both"/>
        <w:rPr>
          <w:rFonts w:ascii="Roboto" w:hAnsi="Roboto" w:cs="Arial"/>
          <w:sz w:val="23"/>
          <w:szCs w:val="23"/>
        </w:rPr>
        <w:pPrChange w:id="864" w:author="Marília Saraiva" w:date="2026-01-19T14:01:00Z" w16du:dateUtc="2026-01-19T17:01:00Z">
          <w:pPr>
            <w:widowControl w:val="0"/>
            <w:spacing w:line="276" w:lineRule="auto"/>
            <w:jc w:val="both"/>
          </w:pPr>
        </w:pPrChange>
      </w:pPr>
      <w:r>
        <w:rPr>
          <w:rFonts w:ascii="Roboto" w:hAnsi="Roboto" w:cs="Arial"/>
          <w:sz w:val="23"/>
          <w:szCs w:val="23"/>
        </w:rPr>
        <w:t>Salvador</w:t>
      </w:r>
      <w:ins w:id="865" w:author="Marília Saraiva" w:date="2026-01-12T19:36:00Z" w16du:dateUtc="2026-01-12T22:36:00Z">
        <w:r>
          <w:rPr>
            <w:rFonts w:ascii="Roboto" w:hAnsi="Roboto" w:cs="Arial"/>
            <w:sz w:val="23"/>
            <w:szCs w:val="23"/>
          </w:rPr>
          <w:t>/BA</w:t>
        </w:r>
      </w:ins>
      <w:r>
        <w:rPr>
          <w:rFonts w:ascii="Roboto" w:hAnsi="Roboto" w:cs="Arial"/>
          <w:sz w:val="23"/>
          <w:szCs w:val="23"/>
        </w:rPr>
        <w:t>,</w:t>
      </w:r>
      <w:r>
        <w:rPr>
          <w:rFonts w:ascii="Roboto" w:hAnsi="Roboto" w:cs="Arial"/>
          <w:sz w:val="23"/>
          <w:szCs w:val="23"/>
        </w:rPr>
        <w:t xml:space="preserve"> </w:t>
      </w:r>
      <w:del w:id="866" w:author="Marília Saraiva" w:date="2026-01-12T19:36:00Z" w16du:dateUtc="2026-01-12T22:36:00Z">
        <w:r>
          <w:rPr>
            <w:rFonts w:ascii="Roboto" w:hAnsi="Roboto" w:cs="Arial"/>
            <w:sz w:val="23"/>
            <w:szCs w:val="23"/>
          </w:rPr>
          <w:delText>30 de dezembro</w:delText>
        </w:r>
      </w:del>
      <w:ins w:id="867" w:author="Marília Saraiva" w:date="2026-01-12T19:36:00Z" w16du:dateUtc="2026-01-12T22:36:00Z">
        <w:r>
          <w:rPr>
            <w:rFonts w:ascii="Roboto" w:hAnsi="Roboto" w:cs="Arial"/>
            <w:sz w:val="23"/>
            <w:szCs w:val="23"/>
          </w:rPr>
          <w:t>1</w:t>
        </w:r>
      </w:ins>
      <w:ins w:id="868" w:author="Marília Saraiva" w:date="2026-01-19T14:01:00Z" w16du:dateUtc="2026-01-19T17:01:00Z">
        <w:r>
          <w:rPr>
            <w:rFonts w:ascii="Roboto" w:hAnsi="Roboto" w:cs="Arial"/>
            <w:sz w:val="23"/>
            <w:szCs w:val="23"/>
          </w:rPr>
          <w:t>9</w:t>
        </w:r>
      </w:ins>
      <w:ins w:id="869" w:author="Marília Saraiva" w:date="2026-01-12T19:36:00Z" w16du:dateUtc="2026-01-12T22:36:00Z">
        <w:r>
          <w:rPr>
            <w:rFonts w:ascii="Roboto" w:hAnsi="Roboto" w:cs="Arial"/>
            <w:sz w:val="23"/>
            <w:szCs w:val="23"/>
          </w:rPr>
          <w:t xml:space="preserve"> de janeiro</w:t>
        </w:r>
      </w:ins>
      <w:r>
        <w:rPr>
          <w:rFonts w:ascii="Roboto" w:hAnsi="Roboto" w:cs="Arial"/>
          <w:sz w:val="23"/>
          <w:szCs w:val="23"/>
        </w:rPr>
        <w:t xml:space="preserve"> de </w:t>
      </w:r>
      <w:del w:id="870" w:author="Marília Saraiva" w:date="2026-01-12T19:36:00Z" w16du:dateUtc="2026-01-12T22:36:00Z">
        <w:r>
          <w:rPr>
            <w:rFonts w:ascii="Roboto" w:hAnsi="Roboto" w:cs="Arial"/>
            <w:sz w:val="23"/>
            <w:szCs w:val="23"/>
          </w:rPr>
          <w:delText>2025</w:delText>
        </w:r>
      </w:del>
      <w:ins w:id="871" w:author="Marília Saraiva" w:date="2026-01-12T19:36:00Z" w16du:dateUtc="2026-01-12T22:36:00Z">
        <w:r>
          <w:rPr>
            <w:rFonts w:ascii="Roboto" w:hAnsi="Roboto" w:cs="Arial"/>
            <w:sz w:val="23"/>
            <w:szCs w:val="23"/>
          </w:rPr>
          <w:t>202</w:t>
        </w:r>
        <w:r>
          <w:rPr>
            <w:rFonts w:ascii="Roboto" w:hAnsi="Roboto" w:cs="Arial"/>
            <w:sz w:val="23"/>
            <w:szCs w:val="23"/>
          </w:rPr>
          <w:t>6</w:t>
        </w:r>
      </w:ins>
      <w:r>
        <w:rPr>
          <w:rFonts w:ascii="Roboto" w:hAnsi="Roboto" w:cs="Arial"/>
          <w:sz w:val="23"/>
          <w:szCs w:val="23"/>
        </w:rPr>
        <w:t>.</w:t>
      </w:r>
    </w:p>
    <w:p w14:paraId="2B500880" w14:textId="77777777">
      <w:pPr>
        <w:widowControl w:val="0"/>
        <w:spacing w:line="276" w:lineRule="auto"/>
        <w:ind w:firstLine="0"/>
        <w:jc w:val="both"/>
        <w:rPr>
          <w:rFonts w:ascii="Roboto" w:hAnsi="Roboto" w:cs="Arial"/>
          <w:sz w:val="23"/>
          <w:szCs w:val="23"/>
        </w:rPr>
        <w:pPrChange w:id="872" w:author="Marília Saraiva" w:date="2026-01-19T14:01:00Z" w16du:dateUtc="2026-01-19T17:01:00Z">
          <w:pPr>
            <w:widowControl w:val="0"/>
            <w:spacing w:line="276" w:lineRule="auto"/>
            <w:jc w:val="both"/>
          </w:pPr>
        </w:pPrChange>
      </w:pPr>
    </w:p>
    <w:p w14:paraId="3862DB36" w14:textId="77777777">
      <w:pPr>
        <w:widowControl w:val="0"/>
        <w:spacing w:line="276" w:lineRule="auto"/>
        <w:ind w:firstLine="0"/>
        <w:jc w:val="both"/>
        <w:rPr>
          <w:rFonts w:ascii="Roboto" w:hAnsi="Roboto" w:cs="Arial"/>
          <w:sz w:val="23"/>
          <w:szCs w:val="23"/>
        </w:rPr>
        <w:pPrChange w:id="873" w:author="Marília Saraiva" w:date="2026-01-19T14:01:00Z" w16du:dateUtc="2026-01-19T17:01:00Z">
          <w:pPr>
            <w:widowControl w:val="0"/>
            <w:spacing w:line="276" w:lineRule="auto"/>
            <w:jc w:val="both"/>
          </w:pPr>
        </w:pPrChange>
      </w:pPr>
      <w:r>
        <w:rPr>
          <w:rFonts w:ascii="Roboto" w:hAnsi="Roboto" w:cs="Arial"/>
          <w:sz w:val="23"/>
          <w:szCs w:val="23"/>
        </w:rPr>
        <w:t>LUIZ FERNANDO GARCIA LANDEIRO</w:t>
      </w:r>
      <w:r>
        <w:rPr>
          <w:rFonts w:ascii="Roboto" w:hAnsi="Roboto" w:cs="Arial"/>
          <w:sz w:val="23"/>
          <w:szCs w:val="23"/>
        </w:rPr>
        <w:t xml:space="preserve"> </w:t>
      </w:r>
    </w:p>
    <w:p w14:paraId="413C6F45" w14:textId="51AE7AE0">
      <w:pPr>
        <w:widowControl w:val="0"/>
        <w:spacing w:line="276" w:lineRule="auto"/>
        <w:ind w:firstLine="0"/>
        <w:jc w:val="both"/>
        <w:rPr>
          <w:ins w:id="874" w:author="Marília Saraiva" w:date="2026-01-19T14:01:00Z" w16du:dateUtc="2026-01-19T17:01:00Z"/>
          <w:rFonts w:ascii="Roboto" w:hAnsi="Roboto" w:cs="Arial"/>
          <w:sz w:val="23"/>
          <w:szCs w:val="23"/>
        </w:rPr>
        <w:pPrChange w:id="875" w:author="Marília Saraiva" w:date="2026-01-19T14:01:00Z" w16du:dateUtc="2026-01-19T17:01:00Z">
          <w:pPr>
            <w:widowControl w:val="0"/>
            <w:ind w:firstLine="0"/>
            <w:jc w:val="both"/>
          </w:pPr>
        </w:pPrChange>
      </w:pPr>
      <w:r>
        <w:rPr>
          <w:rFonts w:ascii="Roboto" w:hAnsi="Roboto" w:cs="Arial"/>
          <w:sz w:val="23"/>
          <w:szCs w:val="23"/>
        </w:rPr>
        <w:t xml:space="preserve">OAB/ </w:t>
      </w:r>
      <w:r>
        <w:rPr>
          <w:rFonts w:ascii="Roboto" w:hAnsi="Roboto" w:cs="Arial"/>
          <w:sz w:val="23"/>
          <w:szCs w:val="23"/>
        </w:rPr>
        <w:t xml:space="preserve">BA </w:t>
      </w:r>
      <w:r>
        <w:rPr>
          <w:rFonts w:ascii="Roboto" w:hAnsi="Roboto" w:cs="Arial"/>
          <w:sz w:val="23"/>
          <w:szCs w:val="23"/>
        </w:rPr>
        <w:t>16.911</w:t>
      </w:r>
    </w:p>
    <w:p w14:paraId="0004937D" w14:textId="77777777">
      <w:pPr>
        <w:widowControl w:val="0"/>
        <w:spacing w:line="276" w:lineRule="auto"/>
        <w:ind w:firstLine="0"/>
        <w:jc w:val="both"/>
        <w:rPr>
          <w:ins w:id="876" w:author="Marília Saraiva" w:date="2026-01-19T14:01:00Z" w16du:dateUtc="2026-01-19T17:01:00Z"/>
          <w:rFonts w:ascii="Roboto" w:hAnsi="Roboto" w:cs="Arial"/>
          <w:sz w:val="23"/>
          <w:szCs w:val="23"/>
        </w:rPr>
        <w:pPrChange w:id="877" w:author="Marília Saraiva" w:date="2026-01-19T14:01:00Z" w16du:dateUtc="2026-01-19T17:01:00Z">
          <w:pPr>
            <w:widowControl w:val="0"/>
            <w:ind w:firstLine="0"/>
            <w:jc w:val="both"/>
          </w:pPr>
        </w:pPrChange>
      </w:pPr>
    </w:p>
    <w:p w14:paraId="2F22A0B9" w14:textId="2100F76E">
      <w:pPr>
        <w:widowControl w:val="0"/>
        <w:spacing w:line="276" w:lineRule="auto"/>
        <w:ind w:firstLine="0"/>
        <w:jc w:val="both"/>
        <w:rPr>
          <w:ins w:id="878" w:author="Marília Saraiva" w:date="2026-01-19T14:01:00Z" w16du:dateUtc="2026-01-19T17:01:00Z"/>
          <w:rFonts w:ascii="Roboto" w:hAnsi="Roboto" w:cs="Arial"/>
          <w:sz w:val="23"/>
          <w:szCs w:val="23"/>
        </w:rPr>
        <w:pPrChange w:id="879" w:author="Marília Saraiva" w:date="2026-01-19T14:01:00Z" w16du:dateUtc="2026-01-19T17:01:00Z">
          <w:pPr>
            <w:widowControl w:val="0"/>
            <w:ind w:firstLine="0"/>
            <w:jc w:val="both"/>
          </w:pPr>
        </w:pPrChange>
      </w:pPr>
      <w:ins w:id="880" w:author="Marília Saraiva" w:date="2026-01-19T14:01:00Z" w16du:dateUtc="2026-01-19T17:01:00Z">
        <w:r>
          <w:rPr>
            <w:rFonts w:ascii="Roboto" w:hAnsi="Roboto" w:cs="Arial"/>
            <w:sz w:val="23"/>
            <w:szCs w:val="23"/>
          </w:rPr>
          <w:t>MARÍLIA MATOS SARAIVA</w:t>
        </w:r>
      </w:ins>
    </w:p>
    <w:p w14:paraId="11D483AD" w14:textId="0A2A0309">
      <w:pPr>
        <w:widowControl w:val="0"/>
        <w:spacing w:line="276" w:lineRule="auto"/>
        <w:ind w:firstLine="0"/>
        <w:jc w:val="both"/>
        <w:rPr>
          <w:rFonts w:ascii="Roboto" w:hAnsi="Roboto" w:cs="Arial"/>
          <w:sz w:val="23"/>
          <w:szCs w:val="23"/>
          <w:rPrChange w:id="881" w:author="Marília Saraiva" w:date="2026-01-19T14:01:00Z" w16du:dateUtc="2026-01-19T17:01:00Z">
            <w:rPr>
              <w:rFonts w:cs="Arial"/>
              <w:b/>
              <w:bCs/>
              <w:szCs w:val="24"/>
            </w:rPr>
          </w:rPrChange>
        </w:rPr>
        <w:pPrChange w:id="882" w:author="Marília Saraiva" w:date="2026-01-19T14:01:00Z" w16du:dateUtc="2026-01-19T17:01:00Z">
          <w:pPr>
            <w:widowControl w:val="0"/>
            <w:jc w:val="both"/>
          </w:pPr>
        </w:pPrChange>
      </w:pPr>
      <w:ins w:id="883" w:author="Marília Saraiva" w:date="2026-01-19T14:01:00Z" w16du:dateUtc="2026-01-19T17:01:00Z">
        <w:r>
          <w:rPr>
            <w:rFonts w:ascii="Roboto" w:hAnsi="Roboto" w:cs="Arial"/>
            <w:sz w:val="23"/>
            <w:szCs w:val="23"/>
          </w:rPr>
          <w:t>OAB/BA 60.250</w:t>
        </w:r>
      </w:ins>
    </w:p>
    <w:p w14:paraId="05499C71" w14:textId="60E74949">
      <w:pPr>
        <w:ind w:firstLine="0"/>
        <w:jc w:val="both"/>
        <w:pPrChange w:id="884" w:author="Marília Saraiva" w:date="2026-01-12T19:36:00Z" w16du:dateUtc="2026-01-12T22:36:00Z">
          <w:pPr>
            <w:jc w:val="both"/>
          </w:pPr>
        </w:pPrChange>
      </w:pPr>
    </w:p>
    <w:sectPr>
      <w:headerReference w:type="default" r:id="rId12"/>
      <w:footerReference w:type="default" r:id="rId13"/>
      <w:pgSz w:w="11906" w:h="16838" w:code="9"/>
      <w:pgMar w:top="2268" w:right="1134" w:bottom="1418" w:left="1701" w:header="709" w:footer="709" w:gutter="0"/>
      <w:cols w:space="708"/>
      <w:docGrid w:linePitch="360"/>
      <w:sectPrChange w:id="888" w:author="Luiz Fernando Garcia Landeiro" w:date="2026-01-16T16:45:00Z" w16du:dateUtc="2026-01-16T19:45:00Z">
        <w:sectPr>
          <w:pgSz w:code="0"/>
          <w:pgMar w:top="1601" w:right="1416" w:bottom="1417" w:left="1701"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9BA2F" w14:textId="77777777">
      <w:pPr>
        <w:spacing w:line="240" w:lineRule="auto"/>
      </w:pPr>
      <w:r>
        <w:separator/>
      </w:r>
    </w:p>
  </w:endnote>
  <w:endnote w:type="continuationSeparator" w:id="0">
    <w:p w14:paraId="1BDD857C" w14:textId="77777777">
      <w:pPr>
        <w:spacing w:line="240" w:lineRule="auto"/>
      </w:pPr>
      <w:r>
        <w:continuationSeparator/>
      </w:r>
    </w:p>
  </w:endnote>
  <w:endnote w:type="continuationNotice" w:id="1">
    <w:p w14:paraId="4215B24D"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6377" w14:textId="77777777">
    <w:pPr>
      <w:spacing w:line="240" w:lineRule="auto"/>
      <w:ind w:firstLine="0"/>
      <w:jc w:val="center"/>
      <w:rPr>
        <w:rFonts w:ascii="Calibri" w:eastAsia="Calibri" w:hAnsi="Calibri" w:cs="Calibri"/>
        <w:color w:val="000000" w:themeColor="text1"/>
        <w:sz w:val="20"/>
        <w:szCs w:val="20"/>
      </w:rPr>
      <w:pPrChange w:id="885" w:author="Luiz Fernando Garcia Landeiro" w:date="2026-01-16T16:35:00Z" w16du:dateUtc="2026-01-16T19:35:00Z">
        <w:pPr>
          <w:spacing w:line="240" w:lineRule="auto"/>
          <w:jc w:val="both"/>
        </w:pPr>
      </w:pPrChange>
    </w:pPr>
    <w:r>
      <w:rPr>
        <w:rFonts w:ascii="Calibri" w:eastAsia="Calibri" w:hAnsi="Calibri" w:cs="Calibri"/>
        <w:color w:val="000000" w:themeColor="text1"/>
        <w:sz w:val="20"/>
        <w:szCs w:val="20"/>
      </w:rPr>
      <w:t xml:space="preserve">Av. Tancredo Neves, nº 2.539 - </w:t>
    </w:r>
    <w:proofErr w:type="spellStart"/>
    <w:r>
      <w:rPr>
        <w:rFonts w:ascii="Calibri" w:eastAsia="Calibri" w:hAnsi="Calibri" w:cs="Calibri"/>
        <w:color w:val="000000" w:themeColor="text1"/>
        <w:sz w:val="20"/>
        <w:szCs w:val="20"/>
      </w:rPr>
      <w:t>Edf</w:t>
    </w:r>
    <w:proofErr w:type="spellEnd"/>
    <w:r>
      <w:rPr>
        <w:rFonts w:ascii="Calibri" w:eastAsia="Calibri" w:hAnsi="Calibri" w:cs="Calibri"/>
        <w:color w:val="000000" w:themeColor="text1"/>
        <w:sz w:val="20"/>
        <w:szCs w:val="20"/>
      </w:rPr>
      <w:t>. CEO Salvador Shopping - Torre Londres - Conj. 2901</w:t>
    </w:r>
  </w:p>
  <w:p w14:paraId="4190A864" w14:textId="77777777">
    <w:pPr>
      <w:spacing w:line="240" w:lineRule="auto"/>
      <w:ind w:firstLine="0"/>
      <w:jc w:val="center"/>
      <w:rPr>
        <w:rFonts w:ascii="Calibri" w:eastAsia="Calibri" w:hAnsi="Calibri" w:cs="Calibri"/>
        <w:color w:val="000000" w:themeColor="text1"/>
        <w:sz w:val="20"/>
        <w:szCs w:val="20"/>
      </w:rPr>
      <w:pPrChange w:id="886" w:author="Luiz Fernando Garcia Landeiro" w:date="2026-01-16T16:35:00Z" w16du:dateUtc="2026-01-16T19:35:00Z">
        <w:pPr>
          <w:spacing w:line="240" w:lineRule="auto"/>
          <w:jc w:val="both"/>
        </w:pPr>
      </w:pPrChange>
    </w:pPr>
    <w:r>
      <w:rPr>
        <w:rFonts w:ascii="Calibri" w:eastAsia="Calibri" w:hAnsi="Calibri" w:cs="Calibri"/>
        <w:color w:val="000000" w:themeColor="text1"/>
        <w:sz w:val="20"/>
        <w:szCs w:val="20"/>
      </w:rPr>
      <w:t xml:space="preserve">Salvador - Bahia CEP 41820-021 - Telefone: (71) </w:t>
    </w:r>
    <w:r>
      <w:rPr>
        <w:rFonts w:ascii="Calibri" w:eastAsia="Calibri" w:hAnsi="Calibri" w:cs="Calibri"/>
        <w:color w:val="000000" w:themeColor="text1"/>
        <w:sz w:val="20"/>
        <w:szCs w:val="20"/>
      </w:rPr>
      <w:t>99628-4018</w:t>
    </w:r>
  </w:p>
  <w:p w14:paraId="6598EE33" w14:textId="77777777">
    <w:pPr>
      <w:spacing w:line="240" w:lineRule="auto"/>
      <w:ind w:firstLine="142"/>
      <w:jc w:val="center"/>
      <w:rPr>
        <w:rFonts w:ascii="Calibri" w:eastAsia="Calibri" w:hAnsi="Calibri" w:cs="Calibri"/>
        <w:color w:val="000000" w:themeColor="text1"/>
        <w:sz w:val="20"/>
        <w:szCs w:val="20"/>
      </w:rPr>
      <w:pPrChange w:id="887" w:author="Luiz Fernando Garcia Landeiro" w:date="2026-01-16T16:36:00Z" w16du:dateUtc="2026-01-16T19:36:00Z">
        <w:pPr>
          <w:spacing w:line="240" w:lineRule="auto"/>
          <w:jc w:val="both"/>
        </w:pPr>
      </w:pPrChange>
    </w:pPr>
    <w:r>
      <w:fldChar w:fldCharType="begin"/>
    </w:r>
    <w:r>
      <w:instrText>HYPERLINK "mailto:contato@glcmadv.com.br"</w:instrText>
    </w:r>
    <w:r>
      <w:fldChar w:fldCharType="separate"/>
    </w:r>
    <w:r>
      <w:rPr>
        <w:rStyle w:val="Hyperlink"/>
        <w:rFonts w:ascii="Calibri" w:eastAsia="Calibri" w:hAnsi="Calibri" w:cs="Calibri"/>
        <w:sz w:val="20"/>
        <w:szCs w:val="20"/>
      </w:rPr>
      <w:t>contato@glcmadv.com.br</w:t>
    </w:r>
    <w:r>
      <w:fldChar w:fldCharType="end"/>
    </w:r>
    <w:r>
      <w:rPr>
        <w:rFonts w:ascii="Calibri" w:eastAsia="Calibri" w:hAnsi="Calibri" w:cs="Calibri"/>
        <w:color w:val="000000" w:themeColor="text1"/>
        <w:sz w:val="20"/>
        <w:szCs w:val="20"/>
      </w:rPr>
      <w:t xml:space="preserve">  - </w:t>
    </w:r>
    <w:r>
      <w:fldChar w:fldCharType="begin"/>
    </w:r>
    <w:r>
      <w:instrText>HYPERLINK "http://www.glcmadv.com.br"</w:instrText>
    </w:r>
    <w:r>
      <w:fldChar w:fldCharType="separate"/>
    </w:r>
    <w:r>
      <w:rPr>
        <w:rStyle w:val="Hyperlink"/>
        <w:rFonts w:ascii="Calibri" w:eastAsia="Calibri" w:hAnsi="Calibri" w:cs="Calibri"/>
        <w:sz w:val="20"/>
        <w:szCs w:val="20"/>
      </w:rPr>
      <w:t>www.glcmadv.com.br</w:t>
    </w:r>
    <w:r>
      <w:fldChar w:fldCharType="end"/>
    </w:r>
  </w:p>
  <w:p w14:paraId="36F70D9E" w14:textId="77777777">
    <w:pPr>
      <w:tabs>
        <w:tab w:val="center" w:pos="4252"/>
        <w:tab w:val="right" w:pos="8504"/>
      </w:tabs>
      <w:spacing w:line="240" w:lineRule="auto"/>
      <w:jc w:val="both"/>
      <w:rPr>
        <w:rFonts w:ascii="Calibri" w:eastAsia="Calibri" w:hAnsi="Calibri" w:cs="Calibri"/>
        <w:color w:val="000000" w:themeColor="text1"/>
        <w:sz w:val="22"/>
      </w:rPr>
    </w:pPr>
  </w:p>
  <w:sdt>
    <w:sdtPr>
      <w:rPr>
        <w:sz w:val="20"/>
        <w:szCs w:val="20"/>
      </w:rPr>
      <w:id w:val="-1226758153"/>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1825235E" w14:textId="4C213E58">
            <w:pPr>
              <w:pStyle w:val="Rodap"/>
              <w:jc w:val="right"/>
              <w:rPr>
                <w:sz w:val="20"/>
                <w:szCs w:val="20"/>
              </w:rPr>
            </w:pPr>
            <w:r>
              <w:rPr>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Pr>
                <w:b/>
                <w:bCs/>
                <w:noProof/>
                <w:sz w:val="20"/>
                <w:szCs w:val="20"/>
              </w:rPr>
              <w:t>1</w:t>
            </w:r>
            <w:r>
              <w:rPr>
                <w:b/>
                <w:bCs/>
                <w:sz w:val="20"/>
                <w:szCs w:val="20"/>
              </w:rPr>
              <w:fldChar w:fldCharType="end"/>
            </w:r>
            <w:r>
              <w:rPr>
                <w:sz w:val="20"/>
                <w:szCs w:val="20"/>
              </w:rPr>
              <w:t xml:space="preserve"> de </w:t>
            </w:r>
            <w:r>
              <w:rPr>
                <w:b/>
                <w:bCs/>
                <w:sz w:val="20"/>
                <w:szCs w:val="20"/>
              </w:rPr>
              <w:fldChar w:fldCharType="begin"/>
            </w:r>
            <w:r>
              <w:rPr>
                <w:b/>
                <w:bCs/>
                <w:sz w:val="20"/>
                <w:szCs w:val="20"/>
              </w:rPr>
              <w:instrText>NUMPAGES</w:instrText>
            </w:r>
            <w:r>
              <w:rPr>
                <w:b/>
                <w:bCs/>
                <w:sz w:val="20"/>
                <w:szCs w:val="20"/>
              </w:rPr>
              <w:fldChar w:fldCharType="separate"/>
            </w:r>
            <w:r>
              <w:rPr>
                <w:b/>
                <w:bCs/>
                <w:noProof/>
                <w:sz w:val="20"/>
                <w:szCs w:val="20"/>
              </w:rPr>
              <w:t>17</w:t>
            </w:r>
            <w:r>
              <w:rPr>
                <w:b/>
                <w:bCs/>
                <w:sz w:val="20"/>
                <w:szCs w:val="20"/>
              </w:rPr>
              <w:fldChar w:fldCharType="end"/>
            </w:r>
          </w:p>
        </w:sdtContent>
      </w:sdt>
    </w:sdtContent>
  </w:sdt>
  <w:p w14:paraId="4DE01F07" w14:textId="3756D182">
    <w:pPr>
      <w:pStyle w:val="Rodap"/>
      <w:ind w:firstLine="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B73E" w14:textId="77777777">
      <w:pPr>
        <w:spacing w:line="240" w:lineRule="auto"/>
      </w:pPr>
      <w:r>
        <w:separator/>
      </w:r>
    </w:p>
  </w:footnote>
  <w:footnote w:type="continuationSeparator" w:id="0">
    <w:p w14:paraId="3EA00F35" w14:textId="77777777">
      <w:pPr>
        <w:spacing w:line="240" w:lineRule="auto"/>
      </w:pPr>
      <w:r>
        <w:continuationSeparator/>
      </w:r>
    </w:p>
  </w:footnote>
  <w:footnote w:type="continuationNotice" w:id="1">
    <w:p w14:paraId="0FF1EB39" w14:textId="77777777">
      <w:pPr>
        <w:spacing w:line="240" w:lineRule="auto"/>
      </w:pPr>
    </w:p>
  </w:footnote>
  <w:footnote w:id="2">
    <w:p w14:paraId="00B2DA53" w14:textId="77777777">
      <w:pPr>
        <w:pStyle w:val="Textodenotaderodap"/>
        <w:widowControl w:val="0"/>
        <w:jc w:val="both"/>
        <w:rPr>
          <w:ins w:id="191" w:author="Marília Saraiva" w:date="2026-01-12T16:24:00Z" w16du:dateUtc="2026-01-12T19:24:00Z"/>
          <w:rFonts w:ascii="Roboto" w:hAnsi="Roboto"/>
        </w:rPr>
        <w:pPrChange w:id="192" w:author="Luiz Fernando Garcia Landeiro" w:date="2026-01-16T16:38:00Z" w16du:dateUtc="2026-01-16T19:38:00Z">
          <w:pPr>
            <w:pStyle w:val="Textodenotaderodap"/>
            <w:jc w:val="both"/>
          </w:pPr>
        </w:pPrChange>
      </w:pPr>
      <w:ins w:id="193" w:author="Marília Saraiva" w:date="2026-01-12T16:24:00Z" w16du:dateUtc="2026-01-12T19:24:00Z">
        <w:r>
          <w:rPr>
            <w:rStyle w:val="Refdenotaderodap"/>
            <w:rFonts w:ascii="Roboto" w:hAnsi="Roboto"/>
          </w:rPr>
          <w:footnoteRef/>
        </w:r>
        <w:r>
          <w:rPr>
            <w:rFonts w:ascii="Roboto" w:hAnsi="Roboto"/>
          </w:rPr>
          <w:t xml:space="preserve"> Art. 1º Esta Lei institui a Política Nacional de Proteção dos Direitos da Pessoa com Transtorno do Espectro Autista e estabelece diretrizes para sua consecução.</w:t>
        </w:r>
      </w:ins>
    </w:p>
    <w:p w14:paraId="686E5D32" w14:textId="6D5A2C34">
      <w:pPr>
        <w:pStyle w:val="Textodenotaderodap"/>
        <w:widowControl w:val="0"/>
        <w:jc w:val="both"/>
        <w:rPr>
          <w:ins w:id="194" w:author="Marília Saraiva" w:date="2026-01-12T16:24:00Z" w16du:dateUtc="2026-01-12T19:24:00Z"/>
        </w:rPr>
        <w:pPrChange w:id="195" w:author="Luiz Fernando Garcia Landeiro" w:date="2026-01-16T16:38:00Z" w16du:dateUtc="2026-01-16T19:38:00Z">
          <w:pPr>
            <w:pStyle w:val="Textodenotaderodap"/>
            <w:jc w:val="both"/>
          </w:pPr>
        </w:pPrChange>
      </w:pPr>
      <w:ins w:id="196" w:author="Luiz Fernando Garcia Landeiro" w:date="2026-01-16T16:49:00Z" w16du:dateUtc="2026-01-16T19:49:00Z">
        <w:r>
          <w:rPr>
            <w:rFonts w:ascii="Roboto" w:hAnsi="Roboto"/>
          </w:rPr>
          <w:t xml:space="preserve">[...] </w:t>
        </w:r>
      </w:ins>
      <w:ins w:id="197" w:author="Marília Saraiva" w:date="2026-01-12T16:24:00Z" w16du:dateUtc="2026-01-12T19:24:00Z">
        <w:r>
          <w:rPr>
            <w:rFonts w:ascii="Roboto" w:hAnsi="Roboto"/>
          </w:rPr>
          <w:t>§ 2º A pessoa com transtorno do espectro autista é considerada pessoa com deficiência, para todos os efeitos legais.</w:t>
        </w:r>
      </w:ins>
    </w:p>
  </w:footnote>
  <w:footnote w:id="3">
    <w:p w14:paraId="2693002B" w14:textId="3C7399EA">
      <w:pPr>
        <w:pStyle w:val="Textodenotaderodap"/>
        <w:jc w:val="both"/>
        <w:rPr>
          <w:ins w:id="227" w:author="Office 01" w:date="2026-01-12T11:49:00Z" w16du:dateUtc="2026-01-12T14:49:00Z"/>
          <w:del w:id="228" w:author="Marília Saraiva" w:date="2026-01-12T16:24:00Z" w16du:dateUtc="2026-01-12T19:24:00Z"/>
          <w:rFonts w:ascii="Roboto" w:hAnsi="Roboto"/>
          <w:rPrChange w:id="229" w:author="Office 01" w:date="2026-01-12T11:49:00Z" w16du:dateUtc="2026-01-12T14:49:00Z">
            <w:rPr>
              <w:ins w:id="230" w:author="Office 01" w:date="2026-01-12T11:49:00Z" w16du:dateUtc="2026-01-12T14:49:00Z"/>
              <w:del w:id="231" w:author="Marília Saraiva" w:date="2026-01-12T16:24:00Z" w16du:dateUtc="2026-01-12T19:24:00Z"/>
            </w:rPr>
          </w:rPrChange>
        </w:rPr>
        <w:pPrChange w:id="232" w:author="Office 01" w:date="2026-01-12T11:49:00Z" w16du:dateUtc="2026-01-12T14:49:00Z">
          <w:pPr>
            <w:pStyle w:val="Textodenotaderodap"/>
          </w:pPr>
        </w:pPrChange>
      </w:pPr>
      <w:ins w:id="233" w:author="Office 01" w:date="2026-01-12T11:49:00Z" w16du:dateUtc="2026-01-12T14:49:00Z">
        <w:del w:id="234" w:author="Marília Saraiva" w:date="2026-01-12T16:24:00Z" w16du:dateUtc="2026-01-12T19:24:00Z">
          <w:r>
            <w:rPr>
              <w:rStyle w:val="Refdenotaderodap"/>
              <w:rFonts w:ascii="Roboto" w:hAnsi="Roboto"/>
              <w:rPrChange w:id="235" w:author="Office 01" w:date="2026-01-12T11:49:00Z" w16du:dateUtc="2026-01-12T14:49:00Z">
                <w:rPr>
                  <w:rStyle w:val="Refdenotaderodap"/>
                </w:rPr>
              </w:rPrChange>
            </w:rPr>
            <w:footnoteRef/>
          </w:r>
          <w:r>
            <w:rPr>
              <w:rFonts w:ascii="Roboto" w:hAnsi="Roboto"/>
              <w:rPrChange w:id="236" w:author="Office 01" w:date="2026-01-12T11:49:00Z" w16du:dateUtc="2026-01-12T14:49:00Z">
                <w:rPr/>
              </w:rPrChange>
            </w:rPr>
            <w:delText xml:space="preserve"> Art. 1º Esta Lei institui a Política Nacional de Proteção dos Direitos da Pessoa com Transtorno do Espectro Autista e estabelece diretrizes para sua consecução.</w:delText>
          </w:r>
        </w:del>
      </w:ins>
    </w:p>
    <w:p w14:paraId="38B1DE9A" w14:textId="25917AF7">
      <w:pPr>
        <w:pStyle w:val="Textodenotaderodap"/>
        <w:jc w:val="both"/>
        <w:rPr>
          <w:del w:id="237" w:author="Marília Saraiva" w:date="2026-01-12T16:24:00Z" w16du:dateUtc="2026-01-12T19:24:00Z"/>
        </w:rPr>
        <w:pPrChange w:id="238" w:author="Office 01" w:date="2026-01-12T11:49:00Z" w16du:dateUtc="2026-01-12T14:49:00Z">
          <w:pPr>
            <w:pStyle w:val="Textodenotaderodap"/>
          </w:pPr>
        </w:pPrChange>
      </w:pPr>
      <w:ins w:id="239" w:author="Office 01" w:date="2026-01-12T11:49:00Z">
        <w:del w:id="240" w:author="Marília Saraiva" w:date="2026-01-12T16:24:00Z" w16du:dateUtc="2026-01-12T19:24:00Z">
          <w:r>
            <w:rPr>
              <w:rFonts w:ascii="Roboto" w:hAnsi="Roboto"/>
              <w:rPrChange w:id="241" w:author="Office 01" w:date="2026-01-12T11:49:00Z" w16du:dateUtc="2026-01-12T14:49:00Z">
                <w:rPr/>
              </w:rPrChange>
            </w:rPr>
            <w:delText>§ 2º A pessoa com transtorno do espectro autista é considerada pessoa com deficiência, para todos os efeitos legais.</w:delText>
          </w:r>
        </w:del>
      </w:ins>
    </w:p>
  </w:footnote>
  <w:footnote w:id="4">
    <w:p w14:paraId="6AF0A5EE" w14:textId="77777777">
      <w:pPr>
        <w:widowControl w:val="0"/>
        <w:spacing w:line="240" w:lineRule="auto"/>
        <w:ind w:firstLine="0"/>
        <w:jc w:val="both"/>
        <w:rPr>
          <w:rFonts w:ascii="Roboto" w:hAnsi="Roboto" w:cs="Arial"/>
          <w:sz w:val="20"/>
          <w:szCs w:val="20"/>
        </w:rPr>
        <w:pPrChange w:id="453" w:author="Luiz Fernando Garcia Landeiro" w:date="2026-01-16T16:40:00Z" w16du:dateUtc="2026-01-16T19:40:00Z">
          <w:pPr>
            <w:spacing w:line="240" w:lineRule="auto"/>
            <w:ind w:firstLine="0"/>
            <w:jc w:val="both"/>
          </w:pPr>
        </w:pPrChange>
      </w:pPr>
      <w:r>
        <w:rPr>
          <w:rStyle w:val="Refdenotaderodap"/>
          <w:rFonts w:ascii="Roboto" w:hAnsi="Roboto" w:cs="Arial"/>
          <w:sz w:val="20"/>
          <w:szCs w:val="20"/>
        </w:rPr>
        <w:footnoteRef/>
      </w:r>
      <w:r>
        <w:rPr>
          <w:rFonts w:ascii="Roboto" w:hAnsi="Roboto" w:cs="Arial"/>
          <w:sz w:val="20"/>
          <w:szCs w:val="20"/>
        </w:rPr>
        <w:t xml:space="preserve"> TRIBUTÁRIO. RECURSO ESPECIAL. AÇÃO DE REPETIÇÃO DE INDÉBITO REFERENTE AO IMPOSTO DE RENDA. TERMO INICIAL DO PRAZO PRESCRICIONAL QUINQUENAL. DATA DO PAGAMENTO REALIZADO APÓS A ENTREGA DA DECLARAÇÃO ANUAL DE AJUSTE DO IMPOSTO DE RENDA. JURISPRUDÊNCIA DO STJ.</w:t>
      </w:r>
    </w:p>
    <w:p w14:paraId="2D1A8530" w14:textId="77777777">
      <w:pPr>
        <w:widowControl w:val="0"/>
        <w:spacing w:line="240" w:lineRule="auto"/>
        <w:ind w:firstLine="0"/>
        <w:jc w:val="both"/>
        <w:rPr>
          <w:rFonts w:ascii="Roboto" w:hAnsi="Roboto" w:cs="Arial"/>
          <w:sz w:val="20"/>
          <w:szCs w:val="20"/>
        </w:rPr>
        <w:pPrChange w:id="454" w:author="Luiz Fernando Garcia Landeiro" w:date="2026-01-16T16:40:00Z" w16du:dateUtc="2026-01-16T19:40:00Z">
          <w:pPr>
            <w:spacing w:line="240" w:lineRule="auto"/>
            <w:ind w:firstLine="0"/>
            <w:jc w:val="both"/>
          </w:pPr>
        </w:pPrChange>
      </w:pPr>
      <w:r>
        <w:rPr>
          <w:rFonts w:ascii="Roboto" w:hAnsi="Roboto" w:cs="Arial"/>
          <w:sz w:val="20"/>
          <w:szCs w:val="20"/>
        </w:rPr>
        <w:t xml:space="preserve">1. O Tribunal de origem decretou a prescrição adotando como termo inicial a data da retenção indevida. No entanto, </w:t>
      </w:r>
      <w:r>
        <w:rPr>
          <w:rFonts w:ascii="Roboto" w:hAnsi="Roboto" w:cs="Arial"/>
          <w:b/>
          <w:sz w:val="20"/>
          <w:szCs w:val="20"/>
        </w:rPr>
        <w:t>na forma da jurisprudência do STJ, "a prescrição da ação de repetição do indébito tributário flui a partir do pagamento realizado após a declaração anual de ajuste do imposto de renda e não a partir da retenção na fonte (antecipação)</w:t>
      </w:r>
      <w:r>
        <w:rPr>
          <w:rFonts w:ascii="Roboto" w:hAnsi="Roboto" w:cs="Arial"/>
          <w:sz w:val="20"/>
          <w:szCs w:val="20"/>
        </w:rPr>
        <w:t>" (AgRg no REsp 1.533.840/PR, Segunda Turma, Rel. Min. Mauro Campbell Marques, DJe 28.9.2015). No mesmo sentido: AgRg no REsp 1.276.535/RS, Rel. Ministra Assusete Magalhães, Segunda Turma, DJe 13.5.2016.</w:t>
      </w:r>
    </w:p>
    <w:p w14:paraId="6D74414D" w14:textId="77777777">
      <w:pPr>
        <w:widowControl w:val="0"/>
        <w:spacing w:line="240" w:lineRule="auto"/>
        <w:ind w:firstLine="0"/>
        <w:jc w:val="both"/>
        <w:rPr>
          <w:rFonts w:ascii="Roboto" w:hAnsi="Roboto" w:cs="Arial"/>
          <w:sz w:val="20"/>
          <w:szCs w:val="20"/>
        </w:rPr>
        <w:pPrChange w:id="455" w:author="Luiz Fernando Garcia Landeiro" w:date="2026-01-16T16:40:00Z" w16du:dateUtc="2026-01-16T19:40:00Z">
          <w:pPr>
            <w:spacing w:line="240" w:lineRule="auto"/>
            <w:ind w:firstLine="0"/>
            <w:jc w:val="both"/>
          </w:pPr>
        </w:pPrChange>
      </w:pPr>
      <w:r>
        <w:rPr>
          <w:rFonts w:ascii="Roboto" w:hAnsi="Roboto" w:cs="Arial"/>
          <w:sz w:val="20"/>
          <w:szCs w:val="20"/>
        </w:rPr>
        <w:t>2. Assim, o prazo para postular a repetição de indébito tributário federal é de cinco anos a contar do pagamento indevido. Na hipótese dos autos, o acórdão recorrido reconhece que a declaração não foi entregue antes de fevereiro de 2005.</w:t>
      </w:r>
    </w:p>
    <w:p w14:paraId="1FFA1006" w14:textId="4169ADDD">
      <w:pPr>
        <w:widowControl w:val="0"/>
        <w:spacing w:line="240" w:lineRule="auto"/>
        <w:ind w:firstLine="0"/>
        <w:jc w:val="both"/>
        <w:rPr>
          <w:rFonts w:ascii="Roboto" w:hAnsi="Roboto" w:cs="Arial"/>
          <w:sz w:val="20"/>
          <w:szCs w:val="20"/>
        </w:rPr>
        <w:pPrChange w:id="456" w:author="Luiz Fernando Garcia Landeiro" w:date="2026-01-16T16:40:00Z" w16du:dateUtc="2026-01-16T19:40:00Z">
          <w:pPr>
            <w:spacing w:line="240" w:lineRule="auto"/>
            <w:ind w:firstLine="0"/>
            <w:jc w:val="both"/>
          </w:pPr>
        </w:pPrChange>
      </w:pPr>
      <w:r>
        <w:rPr>
          <w:rFonts w:ascii="Roboto" w:hAnsi="Roboto" w:cs="Arial"/>
          <w:sz w:val="20"/>
          <w:szCs w:val="20"/>
        </w:rPr>
        <w:t>3. Como a declaração foi entregue em menos de cinco anos antes do ajuizamento presente da demanda, em janeiro de 2010, conclui-se que o direito do contribuinte não está prescrito, nos termos da fundamentação supra.</w:t>
      </w:r>
    </w:p>
    <w:p w14:paraId="57458321" w14:textId="77777777">
      <w:pPr>
        <w:widowControl w:val="0"/>
        <w:spacing w:line="240" w:lineRule="auto"/>
        <w:ind w:firstLine="0"/>
        <w:jc w:val="both"/>
        <w:rPr>
          <w:rFonts w:ascii="Roboto" w:hAnsi="Roboto" w:cs="Arial"/>
          <w:sz w:val="20"/>
          <w:szCs w:val="20"/>
        </w:rPr>
        <w:pPrChange w:id="457" w:author="Luiz Fernando Garcia Landeiro" w:date="2026-01-16T16:40:00Z" w16du:dateUtc="2026-01-16T19:40:00Z">
          <w:pPr>
            <w:spacing w:line="240" w:lineRule="auto"/>
            <w:ind w:firstLine="0"/>
            <w:jc w:val="both"/>
          </w:pPr>
        </w:pPrChange>
      </w:pPr>
      <w:r>
        <w:rPr>
          <w:rFonts w:ascii="Roboto" w:hAnsi="Roboto" w:cs="Arial"/>
          <w:sz w:val="20"/>
          <w:szCs w:val="20"/>
        </w:rPr>
        <w:t>4. Recurso Especial provido.</w:t>
      </w:r>
    </w:p>
    <w:p w14:paraId="20C477BC" w14:textId="77777777">
      <w:pPr>
        <w:widowControl w:val="0"/>
        <w:spacing w:line="240" w:lineRule="auto"/>
        <w:ind w:firstLine="0"/>
        <w:jc w:val="both"/>
        <w:rPr>
          <w:rFonts w:ascii="Roboto" w:hAnsi="Roboto" w:cs="Arial"/>
          <w:sz w:val="20"/>
          <w:szCs w:val="20"/>
        </w:rPr>
        <w:pPrChange w:id="458" w:author="Luiz Fernando Garcia Landeiro" w:date="2026-01-16T16:40:00Z" w16du:dateUtc="2026-01-16T19:40:00Z">
          <w:pPr>
            <w:spacing w:line="240" w:lineRule="auto"/>
            <w:ind w:firstLine="0"/>
            <w:jc w:val="both"/>
          </w:pPr>
        </w:pPrChange>
      </w:pPr>
      <w:r>
        <w:rPr>
          <w:rFonts w:ascii="Roboto" w:hAnsi="Roboto" w:cs="Arial"/>
          <w:sz w:val="20"/>
          <w:szCs w:val="20"/>
        </w:rPr>
        <w:t>(RESP - RECURSO ESPECIAL - 1845450 2019.03.19426-1, HERMAN BENJAMIN, STJ - SEGUNDA TURMA, DJE DATA:19/12/2019 ..DTPB:.)</w:t>
      </w:r>
    </w:p>
    <w:p w14:paraId="2C322C9B" w14:textId="77777777">
      <w:pPr>
        <w:spacing w:line="240" w:lineRule="auto"/>
        <w:jc w:val="both"/>
        <w:rPr>
          <w:rFonts w:ascii="Roboto" w:hAnsi="Roboto" w:cs="Arial"/>
          <w:sz w:val="20"/>
          <w:szCs w:val="20"/>
        </w:rPr>
      </w:pPr>
    </w:p>
    <w:p w14:paraId="1BE610D3" w14:textId="5DD27D00">
      <w:pPr>
        <w:widowControl w:val="0"/>
        <w:spacing w:line="240" w:lineRule="auto"/>
        <w:ind w:firstLine="0"/>
        <w:jc w:val="both"/>
        <w:rPr>
          <w:del w:id="459" w:author="Marília Saraiva" w:date="2026-01-19T13:59:00Z" w16du:dateUtc="2026-01-19T16:59:00Z"/>
          <w:rFonts w:ascii="Roboto" w:hAnsi="Roboto" w:cs="Arial"/>
          <w:sz w:val="20"/>
          <w:szCs w:val="20"/>
        </w:rPr>
        <w:pPrChange w:id="460" w:author="Marília Saraiva" w:date="2026-01-19T13:59:00Z" w16du:dateUtc="2026-01-19T16:59:00Z">
          <w:pPr>
            <w:spacing w:line="240" w:lineRule="auto"/>
            <w:ind w:firstLine="0"/>
            <w:jc w:val="both"/>
          </w:pPr>
        </w:pPrChange>
      </w:pPr>
      <w:del w:id="461" w:author="Marília Saraiva" w:date="2026-01-19T13:59:00Z" w16du:dateUtc="2026-01-19T16:59:00Z">
        <w:r>
          <w:rPr>
            <w:rFonts w:ascii="Roboto" w:hAnsi="Roboto" w:cs="Arial"/>
            <w:sz w:val="20"/>
            <w:szCs w:val="20"/>
          </w:rPr>
          <w:delText>TRIBUTÁRIO. AGRAVO REGIMENTAL NO RECURSO ESPECIAL. AÇÃO DE REPETIÇÃO DE INDÉBITO REFERENTE AO IMPOSTO DE RENDA. HIPÓTESE EM QUE HOUVE A RETENÇÃO DO IMPOSTO, PELA FONTE PAGADORA, A TÍTULO DE ANTECIPAÇÃO. TERMO INICIAL DO PRAZO PRESCRICIONAL QUINQUENAL. DATA DO PAGAMENTO REALIZADO APÓS A ENTREGA DA DECLARAÇÃO ANUAL DE AJUSTE DO IMPOSTO DE RENDA. DECISÃO AGRAVADA EM CONSONÂNCIA COM A ATUAL JURISPRUDÊNCIA DO STJ. AGRAVO REGIMENTAL IMPROVIDO.</w:delText>
        </w:r>
      </w:del>
    </w:p>
    <w:p w14:paraId="64203250" w14:textId="2C6F8EB3">
      <w:pPr>
        <w:widowControl w:val="0"/>
        <w:spacing w:line="240" w:lineRule="auto"/>
        <w:ind w:firstLine="0"/>
        <w:jc w:val="both"/>
        <w:rPr>
          <w:del w:id="462" w:author="Marília Saraiva" w:date="2026-01-19T13:59:00Z" w16du:dateUtc="2026-01-19T16:59:00Z"/>
          <w:rFonts w:ascii="Roboto" w:hAnsi="Roboto" w:cs="Arial"/>
          <w:sz w:val="20"/>
          <w:szCs w:val="20"/>
        </w:rPr>
        <w:pPrChange w:id="463" w:author="Marília Saraiva" w:date="2026-01-19T13:59:00Z" w16du:dateUtc="2026-01-19T16:59:00Z">
          <w:pPr>
            <w:spacing w:line="240" w:lineRule="auto"/>
            <w:ind w:firstLine="0"/>
            <w:jc w:val="both"/>
          </w:pPr>
        </w:pPrChange>
      </w:pPr>
      <w:del w:id="464" w:author="Marília Saraiva" w:date="2026-01-19T13:59:00Z" w16du:dateUtc="2026-01-19T16:59:00Z">
        <w:r>
          <w:rPr>
            <w:rFonts w:ascii="Roboto" w:hAnsi="Roboto" w:cs="Arial"/>
            <w:sz w:val="20"/>
            <w:szCs w:val="20"/>
          </w:rPr>
          <w:delText>I. Agravo Regimental interposto em 29/09/2015, contra decisão publicada em 24/09/2015.</w:delText>
        </w:r>
      </w:del>
    </w:p>
    <w:p w14:paraId="423701BA" w14:textId="3C30EC43">
      <w:pPr>
        <w:widowControl w:val="0"/>
        <w:spacing w:line="240" w:lineRule="auto"/>
        <w:ind w:firstLine="0"/>
        <w:jc w:val="both"/>
        <w:rPr>
          <w:del w:id="465" w:author="Marília Saraiva" w:date="2026-01-19T13:59:00Z" w16du:dateUtc="2026-01-19T16:59:00Z"/>
          <w:rFonts w:ascii="Roboto" w:hAnsi="Roboto" w:cs="Arial"/>
          <w:sz w:val="20"/>
          <w:szCs w:val="20"/>
        </w:rPr>
        <w:pPrChange w:id="466" w:author="Marília Saraiva" w:date="2026-01-19T13:59:00Z" w16du:dateUtc="2026-01-19T16:59:00Z">
          <w:pPr>
            <w:spacing w:line="240" w:lineRule="auto"/>
            <w:ind w:firstLine="0"/>
            <w:jc w:val="both"/>
          </w:pPr>
        </w:pPrChange>
      </w:pPr>
      <w:del w:id="467" w:author="Marília Saraiva" w:date="2026-01-19T13:59:00Z" w16du:dateUtc="2026-01-19T16:59:00Z">
        <w:r>
          <w:rPr>
            <w:rFonts w:ascii="Roboto" w:hAnsi="Roboto" w:cs="Arial"/>
            <w:sz w:val="20"/>
            <w:szCs w:val="20"/>
          </w:rPr>
          <w:delText>II. Consoante a jurisprudência do STF e do STJ, para as ações de repetição de indébito, relativas a tributos sujeitos a lançamento por homologação, ajuizadas a partir de 09/06/2005, deve ser aplicado o prazo prescricional quinquenal previsto no art. 3º da Lei Complementar 118/2005, ou seja, prazo de cinco anos, com termo inicial na data do pagamento. Já para as ações ajuizadas antes de 09/06/2005, deve ser aplicado o entendimento anterior, que permitia a cumulação do prazo do art. 150, § 4º, com o do art. 168, I, do CTN (denominada tese dos 5+5).</w:delText>
        </w:r>
      </w:del>
    </w:p>
    <w:p w14:paraId="534A0E2B" w14:textId="06F15F6B">
      <w:pPr>
        <w:widowControl w:val="0"/>
        <w:spacing w:line="240" w:lineRule="auto"/>
        <w:ind w:firstLine="0"/>
        <w:jc w:val="both"/>
        <w:rPr>
          <w:del w:id="468" w:author="Marília Saraiva" w:date="2026-01-19T13:59:00Z" w16du:dateUtc="2026-01-19T16:59:00Z"/>
          <w:rFonts w:ascii="Roboto" w:hAnsi="Roboto" w:cs="Arial"/>
          <w:sz w:val="20"/>
          <w:szCs w:val="20"/>
        </w:rPr>
        <w:pPrChange w:id="469" w:author="Marília Saraiva" w:date="2026-01-19T13:59:00Z" w16du:dateUtc="2026-01-19T16:59:00Z">
          <w:pPr>
            <w:spacing w:line="240" w:lineRule="auto"/>
            <w:ind w:firstLine="0"/>
            <w:jc w:val="both"/>
          </w:pPr>
        </w:pPrChange>
      </w:pPr>
      <w:del w:id="470" w:author="Marília Saraiva" w:date="2026-01-19T13:59:00Z" w16du:dateUtc="2026-01-19T16:59:00Z">
        <w:r>
          <w:rPr>
            <w:rFonts w:ascii="Roboto" w:hAnsi="Roboto" w:cs="Arial"/>
            <w:sz w:val="20"/>
            <w:szCs w:val="20"/>
          </w:rPr>
          <w:delText>III. Numa linha de entendimento compatível com o art. 9º do Decreto-lei 94/96, reproduzido pelo art. 837 do Decreto 3.000/99, a Segunda Turma do STJ, ao julgar o Recurso Especial 136.553/RS (Rel. p/ acórdão Ministro ALDIR PASSARINHO JUNIOR, DJU de 05/02/2001), deixou consignado que "o contribuinte, onerado com o desconto ilegal do imposto de renda na fonte, não tem, ipso facto, direito à respectiva devolução, se já decorrido o ano-base; precisa, para esse efeito, apresentar a declaração anual do ajuste, a qual esclarecerá se tudo quanto lhe foi descontado na fonte constitui indébito tributário, ou se parte disso representou antecipação do imposto de renda devido".</w:delText>
        </w:r>
      </w:del>
    </w:p>
    <w:p w14:paraId="5B0E5A0A" w14:textId="2C5A145C">
      <w:pPr>
        <w:widowControl w:val="0"/>
        <w:spacing w:line="240" w:lineRule="auto"/>
        <w:ind w:firstLine="0"/>
        <w:jc w:val="both"/>
        <w:rPr>
          <w:del w:id="471" w:author="Marília Saraiva" w:date="2026-01-19T13:59:00Z" w16du:dateUtc="2026-01-19T16:59:00Z"/>
          <w:rFonts w:ascii="Roboto" w:hAnsi="Roboto" w:cs="Arial"/>
          <w:sz w:val="20"/>
          <w:szCs w:val="20"/>
        </w:rPr>
        <w:pPrChange w:id="472" w:author="Marília Saraiva" w:date="2026-01-19T13:59:00Z" w16du:dateUtc="2026-01-19T16:59:00Z">
          <w:pPr>
            <w:spacing w:line="240" w:lineRule="auto"/>
            <w:ind w:firstLine="0"/>
            <w:jc w:val="both"/>
          </w:pPr>
        </w:pPrChange>
      </w:pPr>
      <w:del w:id="473" w:author="Marília Saraiva" w:date="2026-01-19T13:59:00Z" w16du:dateUtc="2026-01-19T16:59:00Z">
        <w:r>
          <w:rPr>
            <w:rFonts w:ascii="Roboto" w:hAnsi="Roboto" w:cs="Arial"/>
            <w:sz w:val="20"/>
            <w:szCs w:val="20"/>
          </w:rPr>
          <w:delText xml:space="preserve">IV. A Segunda Turma do STJ, a partir do julgamento do REsp 1.472.182/PR (Rel. Ministro MAURO CAMPBELL MARQUES, DJe de 01/07/2015), endossou a orientação firmada, pela Primeira Turma desta Corte, nos EDcl nos EDcl nos EDcl no REsp 1.233.176/PR (Rel. Ministro ARI PARGENDLER, PRIMEIRA TURMA, DJe de 27/11/2013), no sentido de que </w:delText>
        </w:r>
        <w:r>
          <w:rPr>
            <w:rFonts w:ascii="Roboto" w:hAnsi="Roboto" w:cs="Arial"/>
            <w:b/>
            <w:sz w:val="20"/>
            <w:szCs w:val="20"/>
          </w:rPr>
          <w:delText>a retenção do imposto de renda, pela fonte pagadora, não se assimila ao pagamento antecipado, aludido no § 1º do art. 150 do CTN. A quantia retida, pela fonte pagadora, não tem o efeito de pagamento, até porque toda ou parte dela poderá ser objeto de restituição, dependendo da declaração de ajuste anual. Assim, a prescrição da ação de repetição do indébito tributário flui a partir do pagamento realizado após a declaração anual de ajuste do imposto de renda</w:delText>
        </w:r>
        <w:r>
          <w:rPr>
            <w:rFonts w:ascii="Roboto" w:hAnsi="Roboto" w:cs="Arial"/>
            <w:sz w:val="20"/>
            <w:szCs w:val="20"/>
          </w:rPr>
          <w:delText>, dito pagamento antecipado, porque se dá sem prévio exame da autoridade administrativa acerca da respectiva correção (CTN, art. 150, caput).</w:delText>
        </w:r>
      </w:del>
    </w:p>
    <w:p w14:paraId="50A12A57" w14:textId="2061461F">
      <w:pPr>
        <w:widowControl w:val="0"/>
        <w:spacing w:line="240" w:lineRule="auto"/>
        <w:ind w:firstLine="0"/>
        <w:jc w:val="both"/>
        <w:rPr>
          <w:del w:id="474" w:author="Marília Saraiva" w:date="2026-01-19T13:59:00Z" w16du:dateUtc="2026-01-19T16:59:00Z"/>
          <w:rFonts w:ascii="Roboto" w:hAnsi="Roboto" w:cs="Arial"/>
          <w:sz w:val="20"/>
          <w:szCs w:val="20"/>
        </w:rPr>
        <w:pPrChange w:id="475" w:author="Marília Saraiva" w:date="2026-01-19T13:59:00Z" w16du:dateUtc="2026-01-19T16:59:00Z">
          <w:pPr>
            <w:spacing w:line="240" w:lineRule="auto"/>
            <w:ind w:firstLine="0"/>
            <w:jc w:val="both"/>
          </w:pPr>
        </w:pPrChange>
      </w:pPr>
      <w:del w:id="476" w:author="Marília Saraiva" w:date="2026-01-19T13:59:00Z" w16du:dateUtc="2026-01-19T16:59:00Z">
        <w:r>
          <w:rPr>
            <w:rFonts w:ascii="Roboto" w:hAnsi="Roboto" w:cs="Arial"/>
            <w:sz w:val="20"/>
            <w:szCs w:val="20"/>
          </w:rPr>
          <w:delText>V. Com efeito, no aludido REsp 1.472.182/PR, a Segunda Turma do STJ decidiu que, "ressalvados os casos em que o recolhimento do tributo é feito exclusivamente pela retenção na fonte (rendimentos sujeitos a tributação exclusiva/definitiva), que não admite compensação ou abatimento com os valores apurados ao final do período, a prescrição da ação de repetição do indébito tributário flui a partir do pagamento realizado após a declaração anual de ajuste do imposto de renda e não a partir da retenção na fonte (antecipação). Precedente: EDcl nos EDcl nos EDcl no REsp 1.233.176/PR, Primeira Turma, Rel. Min. Ari Pargendler, julgado em 21/11/2013, DJe 27/11/2013" (STJ, REsp 1.472.182/PR, Rel. Ministro MAURO CAMPBELL MARQUES, SEGUNDA TURMA, DJe de 01/07/2015).</w:delText>
        </w:r>
      </w:del>
    </w:p>
    <w:p w14:paraId="51E23D59" w14:textId="7FAFF77C">
      <w:pPr>
        <w:widowControl w:val="0"/>
        <w:spacing w:line="240" w:lineRule="auto"/>
        <w:ind w:firstLine="0"/>
        <w:jc w:val="both"/>
        <w:rPr>
          <w:del w:id="477" w:author="Marília Saraiva" w:date="2026-01-19T13:59:00Z" w16du:dateUtc="2026-01-19T16:59:00Z"/>
          <w:rFonts w:ascii="Roboto" w:hAnsi="Roboto" w:cs="Arial"/>
          <w:sz w:val="20"/>
          <w:szCs w:val="20"/>
        </w:rPr>
        <w:pPrChange w:id="478" w:author="Marília Saraiva" w:date="2026-01-19T13:59:00Z" w16du:dateUtc="2026-01-19T16:59:00Z">
          <w:pPr>
            <w:spacing w:line="240" w:lineRule="auto"/>
            <w:ind w:firstLine="0"/>
            <w:jc w:val="both"/>
          </w:pPr>
        </w:pPrChange>
      </w:pPr>
      <w:del w:id="479" w:author="Marília Saraiva" w:date="2026-01-19T13:59:00Z" w16du:dateUtc="2026-01-19T16:59:00Z">
        <w:r>
          <w:rPr>
            <w:rFonts w:ascii="Roboto" w:hAnsi="Roboto" w:cs="Arial"/>
            <w:sz w:val="20"/>
            <w:szCs w:val="20"/>
          </w:rPr>
          <w:delText>VI. Na presente Ação de Repetição de Indébito, em que a petição inicial foi ajuizada em 08/10/2009, o contribuinte pleiteia a restituição do imposto de renda retido na fonte, a título de antecipação, e recolhido aos cofres públicos, pela fonte pagadora, em 15/09/2004. Logo, o direito de pleitear a restituição do mencionado imposto, por meio desta Ação, não se encontra atingido pela prescrição.</w:delText>
        </w:r>
      </w:del>
    </w:p>
    <w:p w14:paraId="6F584ED4" w14:textId="19D5518E">
      <w:pPr>
        <w:widowControl w:val="0"/>
        <w:spacing w:line="240" w:lineRule="auto"/>
        <w:ind w:firstLine="0"/>
        <w:jc w:val="both"/>
        <w:rPr>
          <w:del w:id="480" w:author="Marília Saraiva" w:date="2026-01-19T13:59:00Z" w16du:dateUtc="2026-01-19T16:59:00Z"/>
          <w:rFonts w:ascii="Roboto" w:hAnsi="Roboto" w:cs="Arial"/>
          <w:sz w:val="20"/>
          <w:szCs w:val="20"/>
        </w:rPr>
        <w:pPrChange w:id="481" w:author="Marília Saraiva" w:date="2026-01-19T13:59:00Z" w16du:dateUtc="2026-01-19T16:59:00Z">
          <w:pPr>
            <w:spacing w:line="240" w:lineRule="auto"/>
            <w:ind w:firstLine="0"/>
            <w:jc w:val="both"/>
          </w:pPr>
        </w:pPrChange>
      </w:pPr>
      <w:del w:id="482" w:author="Marília Saraiva" w:date="2026-01-19T13:59:00Z" w16du:dateUtc="2026-01-19T16:59:00Z">
        <w:r>
          <w:rPr>
            <w:rFonts w:ascii="Roboto" w:hAnsi="Roboto" w:cs="Arial"/>
            <w:sz w:val="20"/>
            <w:szCs w:val="20"/>
          </w:rPr>
          <w:delText>VII. Agravo Regimental improvido.</w:delText>
        </w:r>
      </w:del>
    </w:p>
    <w:p w14:paraId="29D51081" w14:textId="352CA869">
      <w:pPr>
        <w:widowControl w:val="0"/>
        <w:spacing w:line="240" w:lineRule="auto"/>
        <w:ind w:firstLine="0"/>
        <w:jc w:val="both"/>
        <w:rPr>
          <w:del w:id="483" w:author="Marília Saraiva" w:date="2026-01-19T13:59:00Z" w16du:dateUtc="2026-01-19T16:59:00Z"/>
          <w:rFonts w:ascii="Roboto" w:hAnsi="Roboto" w:cs="Arial"/>
          <w:sz w:val="20"/>
          <w:szCs w:val="20"/>
        </w:rPr>
        <w:pPrChange w:id="484" w:author="Marília Saraiva" w:date="2026-01-19T13:59:00Z" w16du:dateUtc="2026-01-19T16:59:00Z">
          <w:pPr>
            <w:spacing w:line="240" w:lineRule="auto"/>
            <w:ind w:firstLine="0"/>
            <w:jc w:val="both"/>
          </w:pPr>
        </w:pPrChange>
      </w:pPr>
      <w:del w:id="485" w:author="Marília Saraiva" w:date="2026-01-19T13:59:00Z" w16du:dateUtc="2026-01-19T16:59:00Z">
        <w:r>
          <w:rPr>
            <w:rFonts w:ascii="Roboto" w:hAnsi="Roboto" w:cs="Arial"/>
            <w:sz w:val="20"/>
            <w:szCs w:val="20"/>
          </w:rPr>
          <w:delText>(AGRESP - AGRAVO REGIMENTAL NO RECURSO ESPECIAL - 1276535 2011.02.13453-0, ASSUSETE MAGALHÃES, STJ - SEGUNDA TURMA, DJE DATA:13/05/2016 ..DTPB:.)</w:delText>
        </w:r>
      </w:del>
    </w:p>
    <w:p w14:paraId="50B21D7A" w14:textId="77777777">
      <w:pPr>
        <w:spacing w:line="240" w:lineRule="auto"/>
        <w:ind w:firstLine="0"/>
        <w:jc w:val="both"/>
        <w:rPr>
          <w:del w:id="486" w:author="Marília Saraiva" w:date="2026-01-19T13:59:00Z" w16du:dateUtc="2026-01-19T16:59:00Z"/>
          <w:rFonts w:ascii="Roboto" w:hAnsi="Roboto" w:cs="Arial"/>
          <w:sz w:val="20"/>
          <w:szCs w:val="20"/>
        </w:rPr>
        <w:pPrChange w:id="487" w:author="Marília Saraiva" w:date="2026-01-19T13:59:00Z" w16du:dateUtc="2026-01-19T16:59:00Z">
          <w:pPr>
            <w:spacing w:line="240" w:lineRule="auto"/>
            <w:jc w:val="both"/>
          </w:pPr>
        </w:pPrChange>
      </w:pPr>
    </w:p>
    <w:p w14:paraId="5C21B6D9" w14:textId="564EAE8E">
      <w:pPr>
        <w:widowControl w:val="0"/>
        <w:spacing w:line="240" w:lineRule="auto"/>
        <w:ind w:firstLine="0"/>
        <w:jc w:val="both"/>
        <w:rPr>
          <w:del w:id="488" w:author="Marília Saraiva" w:date="2026-01-19T13:59:00Z" w16du:dateUtc="2026-01-19T16:59:00Z"/>
          <w:rFonts w:ascii="Roboto" w:eastAsia="Arial" w:hAnsi="Roboto" w:cs="Arial"/>
          <w:sz w:val="20"/>
          <w:szCs w:val="20"/>
        </w:rPr>
        <w:pPrChange w:id="489" w:author="Marília Saraiva" w:date="2026-01-19T13:59:00Z" w16du:dateUtc="2026-01-19T16:59:00Z">
          <w:pPr>
            <w:spacing w:line="240" w:lineRule="auto"/>
            <w:ind w:firstLine="0"/>
            <w:jc w:val="both"/>
          </w:pPr>
        </w:pPrChange>
      </w:pPr>
      <w:del w:id="490" w:author="Marília Saraiva" w:date="2026-01-19T13:59:00Z" w16du:dateUtc="2026-01-19T16:59:00Z">
        <w:r>
          <w:rPr>
            <w:rFonts w:ascii="Roboto" w:eastAsia="Arial" w:hAnsi="Roboto" w:cs="Arial"/>
            <w:sz w:val="20"/>
            <w:szCs w:val="20"/>
          </w:rPr>
          <w:delText>TRIBUTÁRIO. PRAZO DE PRESCRIÇÃO PARA A REPETIÇÃO DE INDÉBITO NOS TRIBUTOS SUJEITOS A LANÇAMENTO POR HOMOLOGAÇÃO. ART. 3º, DA LC 118/2005. TERMO INICIAL. IMPOSTO DE RENDA RETIDO NA FONTE - IRPF FONTE. DATA DA RETENÇÃO (ANTECIPAÇÃO) VS. DATA DO PAGAMENTO APÓS A ENTREGA DA DECLARAÇÃO. RENDIMENTOS NÃO SUJEITOS A TRIBUTAÇÃO EXCLUSIVA / DEFINITIVA.</w:delText>
        </w:r>
      </w:del>
    </w:p>
    <w:p w14:paraId="14708165" w14:textId="1069CFA7">
      <w:pPr>
        <w:widowControl w:val="0"/>
        <w:spacing w:line="240" w:lineRule="auto"/>
        <w:ind w:firstLine="0"/>
        <w:jc w:val="both"/>
        <w:rPr>
          <w:del w:id="491" w:author="Marília Saraiva" w:date="2026-01-19T13:59:00Z" w16du:dateUtc="2026-01-19T16:59:00Z"/>
          <w:rFonts w:ascii="Roboto" w:eastAsia="Arial" w:hAnsi="Roboto" w:cs="Arial"/>
          <w:sz w:val="20"/>
          <w:szCs w:val="20"/>
        </w:rPr>
        <w:pPrChange w:id="492" w:author="Marília Saraiva" w:date="2026-01-19T13:59:00Z" w16du:dateUtc="2026-01-19T16:59:00Z">
          <w:pPr>
            <w:spacing w:line="240" w:lineRule="auto"/>
            <w:ind w:firstLine="0"/>
            <w:jc w:val="both"/>
          </w:pPr>
        </w:pPrChange>
      </w:pPr>
      <w:del w:id="493" w:author="Marília Saraiva" w:date="2026-01-19T13:59:00Z" w16du:dateUtc="2026-01-19T16:59:00Z">
        <w:r>
          <w:rPr>
            <w:rFonts w:ascii="Roboto" w:eastAsia="Arial" w:hAnsi="Roboto" w:cs="Arial"/>
            <w:sz w:val="20"/>
            <w:szCs w:val="20"/>
          </w:rPr>
          <w:delText>1. Tanto o STF quanto o STJ entendem que para as ações de repetição de indébito relativas a tributos sujeitos a lançamento por homologação ajuizadas de 09.06.2005 em diante, deve ser aplicado o prazo prescricional quiquenal previsto no art. 3º, da Lei Complementar n. 118/2005, ou seja, prazo de cinco anos com termo inicial na data do pagamento. Já para as mesmas ações ajuizadas antes de 09.06.2005, deve ser aplicado o entendimento anterior que permitia a cumulação do prazo do art. 150, §4º com o do art. 168, I, do CTN (tese do 5+5). Precedentes: recurso representativo da controvérsia REsp. n. 1.269.570-MG, Primeira Seção, Rel. Min. Mauro Campbell Marques, julgado em 23.05.2012; e EREsp 1.265.939/SP, Corte Especial, Rel. Min. Nancy Andrighi, julgado em 01/08/2013, DJe 12/08/2013.</w:delText>
        </w:r>
      </w:del>
    </w:p>
    <w:p w14:paraId="3B20BC02" w14:textId="575AE4D2">
      <w:pPr>
        <w:widowControl w:val="0"/>
        <w:spacing w:line="240" w:lineRule="auto"/>
        <w:ind w:firstLine="0"/>
        <w:jc w:val="both"/>
        <w:rPr>
          <w:del w:id="494" w:author="Marília Saraiva" w:date="2026-01-19T13:59:00Z" w16du:dateUtc="2026-01-19T16:59:00Z"/>
          <w:rFonts w:ascii="Roboto" w:eastAsia="Arial" w:hAnsi="Roboto" w:cs="Arial"/>
          <w:sz w:val="20"/>
          <w:szCs w:val="20"/>
        </w:rPr>
        <w:pPrChange w:id="495" w:author="Marília Saraiva" w:date="2026-01-19T13:59:00Z" w16du:dateUtc="2026-01-19T16:59:00Z">
          <w:pPr>
            <w:spacing w:line="240" w:lineRule="auto"/>
            <w:ind w:firstLine="0"/>
            <w:jc w:val="both"/>
          </w:pPr>
        </w:pPrChange>
      </w:pPr>
      <w:del w:id="496" w:author="Marília Saraiva" w:date="2026-01-19T13:59:00Z" w16du:dateUtc="2026-01-19T16:59:00Z">
        <w:r>
          <w:rPr>
            <w:rFonts w:ascii="Roboto" w:eastAsia="Arial" w:hAnsi="Roboto" w:cs="Arial"/>
            <w:sz w:val="20"/>
            <w:szCs w:val="20"/>
          </w:rPr>
          <w:delText>2. Ressalvados os casos em que o recolhimento do tributo é feito exclusivamente pela retenção na fonte (rendimentos sujeitos a tributação exclusiva/definitiva), que não admite compensação ou abatimento com os valores apurados ao final do período, a prescrição da ação de repetição do indébito tributário flui a partir do pagamento realizado após a declaração anual de ajuste do imposto de renda e não a partir da retenção na fonte (antecipação). Precedente: EDcl nos EDcl nos EDcl no REsp. n. 1.233.176/PR, Primeira Turma, Rel. Min. Ari Pargendler, julgado em 21/11/2013, DJe 27/11/2013.</w:delText>
        </w:r>
      </w:del>
    </w:p>
    <w:p w14:paraId="71D97B08" w14:textId="50C01D33">
      <w:pPr>
        <w:widowControl w:val="0"/>
        <w:spacing w:line="240" w:lineRule="auto"/>
        <w:ind w:firstLine="0"/>
        <w:jc w:val="both"/>
        <w:rPr>
          <w:del w:id="497" w:author="Marília Saraiva" w:date="2026-01-19T13:59:00Z" w16du:dateUtc="2026-01-19T16:59:00Z"/>
          <w:rFonts w:ascii="Roboto" w:eastAsia="Arial" w:hAnsi="Roboto" w:cs="Arial"/>
          <w:sz w:val="20"/>
          <w:szCs w:val="20"/>
        </w:rPr>
        <w:pPrChange w:id="498" w:author="Marília Saraiva" w:date="2026-01-19T13:59:00Z" w16du:dateUtc="2026-01-19T16:59:00Z">
          <w:pPr>
            <w:spacing w:line="240" w:lineRule="auto"/>
            <w:ind w:firstLine="0"/>
            <w:jc w:val="both"/>
          </w:pPr>
        </w:pPrChange>
      </w:pPr>
      <w:del w:id="499" w:author="Marília Saraiva" w:date="2026-01-19T13:59:00Z" w16du:dateUtc="2026-01-19T16:59:00Z">
        <w:r>
          <w:rPr>
            <w:rFonts w:ascii="Roboto" w:eastAsia="Arial" w:hAnsi="Roboto" w:cs="Arial"/>
            <w:b/>
            <w:bCs/>
            <w:sz w:val="20"/>
            <w:szCs w:val="20"/>
          </w:rPr>
          <w:delText>3. Caso em que o contribuinte ajuizou ação de repetição de indébito em 06.05.2011 postulando a restituição de IRPF indevidamente cobrado sobre verba de natureza indenizatória (PDV) recebida em 03.02.2006. Sabe-se que a declaração de ajuste é entregue em abril de 2007, ocasião em que também se dá o pagamento das diferenças. Desse modo, conta-se a partir daí o lustro prescricional, não estando prescrita a pretensão</w:delText>
        </w:r>
        <w:r>
          <w:rPr>
            <w:rFonts w:ascii="Roboto" w:eastAsia="Arial" w:hAnsi="Roboto" w:cs="Arial"/>
            <w:sz w:val="20"/>
            <w:szCs w:val="20"/>
          </w:rPr>
          <w:delText>.</w:delText>
        </w:r>
      </w:del>
    </w:p>
    <w:p w14:paraId="3F51C7BC" w14:textId="5EFE6A99">
      <w:pPr>
        <w:widowControl w:val="0"/>
        <w:spacing w:line="240" w:lineRule="auto"/>
        <w:ind w:firstLine="0"/>
        <w:jc w:val="both"/>
        <w:rPr>
          <w:del w:id="500" w:author="Marília Saraiva" w:date="2026-01-19T13:59:00Z" w16du:dateUtc="2026-01-19T16:59:00Z"/>
          <w:rFonts w:ascii="Roboto" w:eastAsia="Arial" w:hAnsi="Roboto" w:cs="Arial"/>
          <w:sz w:val="20"/>
          <w:szCs w:val="20"/>
        </w:rPr>
        <w:pPrChange w:id="501" w:author="Marília Saraiva" w:date="2026-01-19T13:59:00Z" w16du:dateUtc="2026-01-19T16:59:00Z">
          <w:pPr>
            <w:spacing w:line="240" w:lineRule="auto"/>
            <w:ind w:firstLine="0"/>
            <w:jc w:val="both"/>
          </w:pPr>
        </w:pPrChange>
      </w:pPr>
      <w:del w:id="502" w:author="Marília Saraiva" w:date="2026-01-19T13:59:00Z" w16du:dateUtc="2026-01-19T16:59:00Z">
        <w:r>
          <w:rPr>
            <w:rFonts w:ascii="Roboto" w:eastAsia="Arial" w:hAnsi="Roboto" w:cs="Arial"/>
            <w:sz w:val="20"/>
            <w:szCs w:val="20"/>
          </w:rPr>
          <w:delText>4. Recurso especial provido.</w:delText>
        </w:r>
      </w:del>
    </w:p>
    <w:p w14:paraId="3F684B71" w14:textId="4A021F5E">
      <w:pPr>
        <w:widowControl w:val="0"/>
        <w:spacing w:line="240" w:lineRule="auto"/>
        <w:ind w:firstLine="0"/>
        <w:jc w:val="both"/>
        <w:rPr>
          <w:del w:id="503" w:author="Marília Saraiva" w:date="2026-01-19T13:59:00Z" w16du:dateUtc="2026-01-19T16:59:00Z"/>
          <w:rFonts w:ascii="Roboto" w:eastAsia="Arial" w:hAnsi="Roboto" w:cs="Arial"/>
          <w:sz w:val="20"/>
          <w:szCs w:val="20"/>
        </w:rPr>
        <w:pPrChange w:id="504" w:author="Marília Saraiva" w:date="2026-01-19T13:59:00Z" w16du:dateUtc="2026-01-19T16:59:00Z">
          <w:pPr>
            <w:spacing w:line="240" w:lineRule="auto"/>
            <w:ind w:firstLine="0"/>
            <w:jc w:val="both"/>
          </w:pPr>
        </w:pPrChange>
      </w:pPr>
      <w:del w:id="505" w:author="Marília Saraiva" w:date="2026-01-19T13:59:00Z" w16du:dateUtc="2026-01-19T16:59:00Z">
        <w:r>
          <w:rPr>
            <w:rFonts w:ascii="Roboto" w:eastAsia="Arial" w:hAnsi="Roboto" w:cs="Arial"/>
            <w:sz w:val="20"/>
            <w:szCs w:val="20"/>
          </w:rPr>
          <w:delText>(RESP - RECURSO ESPECIAL - 1472182 2014.01.90765-4, MAURO CAMPBELL MARQUES, STJ - SEGUNDA TURMA, DJE DATA:01/07/2015 ..DTPB:.)</w:delText>
        </w:r>
      </w:del>
    </w:p>
    <w:p w14:paraId="1F230738" w14:textId="77777777">
      <w:pPr>
        <w:widowControl w:val="0"/>
        <w:spacing w:line="240" w:lineRule="auto"/>
        <w:ind w:firstLine="0"/>
        <w:jc w:val="both"/>
        <w:rPr>
          <w:rFonts w:ascii="Roboto" w:eastAsia="Arial" w:hAnsi="Roboto" w:cs="Arial"/>
          <w:sz w:val="20"/>
          <w:szCs w:val="20"/>
        </w:rPr>
        <w:pPrChange w:id="506" w:author="Marília Saraiva" w:date="2026-01-19T13:59:00Z" w16du:dateUtc="2026-01-19T16:59:00Z">
          <w:pPr>
            <w:spacing w:line="240" w:lineRule="auto"/>
            <w:jc w:val="both"/>
          </w:pPr>
        </w:pPrChange>
      </w:pPr>
    </w:p>
    <w:p w14:paraId="1DD8A8AB" w14:textId="77777777">
      <w:pPr>
        <w:widowControl w:val="0"/>
        <w:spacing w:line="240" w:lineRule="auto"/>
        <w:ind w:firstLine="0"/>
        <w:jc w:val="both"/>
        <w:rPr>
          <w:rFonts w:ascii="Roboto" w:eastAsia="Arial" w:hAnsi="Roboto" w:cs="Arial"/>
          <w:sz w:val="20"/>
          <w:szCs w:val="20"/>
        </w:rPr>
        <w:pPrChange w:id="507" w:author="Luiz Fernando Garcia Landeiro" w:date="2026-01-16T16:41:00Z" w16du:dateUtc="2026-01-16T19:41:00Z">
          <w:pPr>
            <w:spacing w:line="240" w:lineRule="auto"/>
            <w:ind w:firstLine="0"/>
            <w:jc w:val="both"/>
          </w:pPr>
        </w:pPrChange>
      </w:pPr>
      <w:r>
        <w:rPr>
          <w:rFonts w:ascii="Roboto" w:eastAsia="Arial" w:hAnsi="Roboto" w:cs="Arial"/>
          <w:sz w:val="20"/>
          <w:szCs w:val="20"/>
        </w:rPr>
        <w:t>TRIBUTÁRIO. PROCEDIMENTO COMUM. IMPOSTO DE RENDA PESSOA FÍSICA. RECLAMAÇÃO TRABALHISTA. VERBAS RESCISÓRIAS. INCIDÊNCIA SOBRE JUROS MORATÓRIOS. IMPOSSIBILIDADE. PRECEDENTES. RENDIMENTOS RECEBIDOS ACUMULADAMENTE. TABELAS E ALÍQUOTAS DA ÉPOCA EM QUE OS VALORES DEVERIAM TER SIDO PAGOS. PRECEDENTES. REPETIÇÃO DE INDÉBITO. PRESCRIÇÃO QUINQUENAL. TERMO INICIAL. DATA DA DECLARAÇÃO DO IMPOSTO DE RENDA REFERENTE AO ANO-BASE ANTERIOR. PRECEDENTES. ATUALIZAÇÃO MONETÁRIA CONFORME ORIENTAÇÕES DO MANUAL DE CÁLCULOS DA JUSTIÇA FEDERAL COMPENSAÇÃO DOS VALORES RESTITUÍDOS NA DECLARAÇÃO DE AJUSTE ANUAL. POSSIBILIDADE. PRECEDENTES. APELAÇÃO PARCIALMENTE CONHECIDA, E NESSA PARTE, NÃO PROVIDA. REMESSA OFICIAL PARCIALMENTE PROVIDA.</w:t>
      </w:r>
    </w:p>
    <w:p w14:paraId="1BCB59E0" w14:textId="77777777">
      <w:pPr>
        <w:widowControl w:val="0"/>
        <w:spacing w:line="240" w:lineRule="auto"/>
        <w:ind w:firstLine="0"/>
        <w:jc w:val="both"/>
        <w:rPr>
          <w:rFonts w:ascii="Roboto" w:eastAsia="Arial" w:hAnsi="Roboto" w:cs="Arial"/>
          <w:sz w:val="20"/>
          <w:szCs w:val="20"/>
        </w:rPr>
        <w:pPrChange w:id="508" w:author="Luiz Fernando Garcia Landeiro" w:date="2026-01-16T16:41:00Z" w16du:dateUtc="2026-01-16T19:41:00Z">
          <w:pPr>
            <w:spacing w:line="240" w:lineRule="auto"/>
            <w:ind w:firstLine="0"/>
            <w:jc w:val="both"/>
          </w:pPr>
        </w:pPrChange>
      </w:pPr>
      <w:r>
        <w:rPr>
          <w:rFonts w:ascii="Roboto" w:eastAsia="Arial" w:hAnsi="Roboto" w:cs="Arial"/>
          <w:sz w:val="20"/>
          <w:szCs w:val="20"/>
        </w:rPr>
        <w:t>1. Deixo de conhecer da apelação da União (FN) quando requer seja tributada toda a renda auferida pela autora na reclamação trabalhista, pois a petição inicial não veiculou pedido para que fosse afastada a incidência do imposto de renda sobre essas verbas e, em consequência, não houve apreciação judicial acerca da matéria. Ausente, portanto, interesse recursal, nesse ponto.</w:t>
      </w:r>
    </w:p>
    <w:p w14:paraId="6343B13A" w14:textId="77777777">
      <w:pPr>
        <w:widowControl w:val="0"/>
        <w:spacing w:line="240" w:lineRule="auto"/>
        <w:ind w:firstLine="0"/>
        <w:jc w:val="both"/>
        <w:rPr>
          <w:rFonts w:ascii="Roboto" w:eastAsia="Arial" w:hAnsi="Roboto" w:cs="Arial"/>
          <w:sz w:val="20"/>
          <w:szCs w:val="20"/>
        </w:rPr>
        <w:pPrChange w:id="509" w:author="Luiz Fernando Garcia Landeiro" w:date="2026-01-16T16:41:00Z" w16du:dateUtc="2026-01-16T19:41:00Z">
          <w:pPr>
            <w:spacing w:line="240" w:lineRule="auto"/>
            <w:ind w:firstLine="0"/>
            <w:jc w:val="both"/>
          </w:pPr>
        </w:pPrChange>
      </w:pPr>
      <w:r>
        <w:rPr>
          <w:rFonts w:ascii="Roboto" w:eastAsia="Arial" w:hAnsi="Roboto" w:cs="Arial"/>
          <w:sz w:val="20"/>
          <w:szCs w:val="20"/>
        </w:rPr>
        <w:t>2. Válida a aplicação do prazo prescricional de 5 (cinco) anos da Lei Complementar 118/2005 às ações ajuizadas a partir de 09/06/2005 (RE 566.621/RS, STF, Tribunal Pleno, Rel. Min. Ellen Gracie, repercussão geral, maioria, DJe 11/10/2011).</w:t>
      </w:r>
    </w:p>
    <w:p w14:paraId="36F2E985" w14:textId="77777777">
      <w:pPr>
        <w:widowControl w:val="0"/>
        <w:spacing w:line="240" w:lineRule="auto"/>
        <w:ind w:firstLine="0"/>
        <w:jc w:val="both"/>
        <w:rPr>
          <w:rFonts w:ascii="Roboto" w:eastAsia="Arial" w:hAnsi="Roboto" w:cs="Arial"/>
          <w:b/>
          <w:bCs/>
          <w:sz w:val="20"/>
          <w:szCs w:val="20"/>
        </w:rPr>
        <w:pPrChange w:id="510" w:author="Luiz Fernando Garcia Landeiro" w:date="2026-01-16T16:41:00Z" w16du:dateUtc="2026-01-16T19:41:00Z">
          <w:pPr>
            <w:spacing w:line="240" w:lineRule="auto"/>
            <w:ind w:firstLine="0"/>
            <w:jc w:val="both"/>
          </w:pPr>
        </w:pPrChange>
      </w:pPr>
      <w:r>
        <w:rPr>
          <w:rFonts w:ascii="Roboto" w:eastAsia="Arial" w:hAnsi="Roboto" w:cs="Arial"/>
          <w:b/>
          <w:bCs/>
          <w:sz w:val="20"/>
          <w:szCs w:val="20"/>
        </w:rPr>
        <w:t>3. "Conforme decidiu a Segunda Turma, no REsp 1.472.182/PR, Rel. Min. Mauro Campbell Marques, o prazo prescricional de cinco anos para repetição de indébito tem início com a entrega da declaração anual de rendimentos e não a partir da retenção do imposto na fonte" (AgRg no REsp 1.538.478/RS, Segunda Turma, Rel. Min. Og Fernandes, unänime, DJe 14/09/2015).</w:t>
      </w:r>
    </w:p>
    <w:p w14:paraId="1FF558ED" w14:textId="77777777">
      <w:pPr>
        <w:widowControl w:val="0"/>
        <w:spacing w:line="240" w:lineRule="auto"/>
        <w:ind w:firstLine="0"/>
        <w:jc w:val="both"/>
        <w:rPr>
          <w:rFonts w:ascii="Roboto" w:eastAsia="Arial" w:hAnsi="Roboto" w:cs="Arial"/>
          <w:sz w:val="20"/>
          <w:szCs w:val="20"/>
        </w:rPr>
        <w:pPrChange w:id="511" w:author="Luiz Fernando Garcia Landeiro" w:date="2026-01-16T16:41:00Z" w16du:dateUtc="2026-01-16T19:41:00Z">
          <w:pPr>
            <w:spacing w:line="240" w:lineRule="auto"/>
            <w:ind w:firstLine="0"/>
            <w:jc w:val="both"/>
          </w:pPr>
        </w:pPrChange>
      </w:pPr>
      <w:r>
        <w:rPr>
          <w:rFonts w:ascii="Roboto" w:eastAsia="Arial" w:hAnsi="Roboto" w:cs="Arial"/>
          <w:sz w:val="20"/>
          <w:szCs w:val="20"/>
        </w:rPr>
        <w:t>4. Ilegítima a cobrança do imposto de renda sobre o montante global dos rendimentos pagos acumuladamente, devendo ser calculado consoante tabelas e alíquotas vigentes ao tempo em que deveriam ter sido pagas as quantias recebidas em decorrência de demanda judicial. Precedente do STJ, na sistemática do art. 543-C do CPC/1973 (REsp 1.118.429/SP).</w:t>
      </w:r>
    </w:p>
    <w:p w14:paraId="22614C20" w14:textId="77777777">
      <w:pPr>
        <w:widowControl w:val="0"/>
        <w:spacing w:line="240" w:lineRule="auto"/>
        <w:ind w:firstLine="0"/>
        <w:jc w:val="both"/>
        <w:rPr>
          <w:rFonts w:ascii="Roboto" w:eastAsia="Arial" w:hAnsi="Roboto" w:cs="Arial"/>
          <w:sz w:val="20"/>
          <w:szCs w:val="20"/>
        </w:rPr>
        <w:pPrChange w:id="512" w:author="Luiz Fernando Garcia Landeiro" w:date="2026-01-16T16:41:00Z" w16du:dateUtc="2026-01-16T19:41:00Z">
          <w:pPr>
            <w:spacing w:line="240" w:lineRule="auto"/>
            <w:ind w:firstLine="0"/>
            <w:jc w:val="both"/>
          </w:pPr>
        </w:pPrChange>
      </w:pPr>
      <w:r>
        <w:rPr>
          <w:rFonts w:ascii="Roboto" w:eastAsia="Arial" w:hAnsi="Roboto" w:cs="Arial"/>
          <w:sz w:val="20"/>
          <w:szCs w:val="20"/>
        </w:rPr>
        <w:t>5. Conforme entendimento do STJ, tratando-se de valores recebidos no contexto de rescisão de contrato de trabalho, em reclamatória trabalhista, é indevida a incidência do imposto de renda sobre os juros de mora (REsp 1.089.720/RS).</w:t>
      </w:r>
    </w:p>
    <w:p w14:paraId="09B21ACE" w14:textId="77777777">
      <w:pPr>
        <w:widowControl w:val="0"/>
        <w:spacing w:line="240" w:lineRule="auto"/>
        <w:ind w:firstLine="0"/>
        <w:jc w:val="both"/>
        <w:rPr>
          <w:rFonts w:ascii="Roboto" w:eastAsia="Arial" w:hAnsi="Roboto" w:cs="Arial"/>
          <w:sz w:val="20"/>
          <w:szCs w:val="20"/>
        </w:rPr>
        <w:pPrChange w:id="513" w:author="Luiz Fernando Garcia Landeiro" w:date="2026-01-16T16:41:00Z" w16du:dateUtc="2026-01-16T19:41:00Z">
          <w:pPr>
            <w:spacing w:line="240" w:lineRule="auto"/>
            <w:ind w:firstLine="0"/>
            <w:jc w:val="both"/>
          </w:pPr>
        </w:pPrChange>
      </w:pPr>
      <w:r>
        <w:rPr>
          <w:rFonts w:ascii="Roboto" w:eastAsia="Arial" w:hAnsi="Roboto" w:cs="Arial"/>
          <w:sz w:val="20"/>
          <w:szCs w:val="20"/>
        </w:rPr>
        <w:t>6. Atualização monetária do indébito com observância do Manual de Cálculos da Justiça Federal.</w:t>
      </w:r>
    </w:p>
    <w:p w14:paraId="10BB06A3" w14:textId="77777777">
      <w:pPr>
        <w:widowControl w:val="0"/>
        <w:spacing w:line="240" w:lineRule="auto"/>
        <w:ind w:firstLine="0"/>
        <w:jc w:val="both"/>
        <w:rPr>
          <w:rFonts w:ascii="Roboto" w:eastAsia="Arial" w:hAnsi="Roboto" w:cs="Arial"/>
          <w:sz w:val="20"/>
          <w:szCs w:val="20"/>
        </w:rPr>
        <w:pPrChange w:id="514" w:author="Luiz Fernando Garcia Landeiro" w:date="2026-01-16T16:41:00Z" w16du:dateUtc="2026-01-16T19:41:00Z">
          <w:pPr>
            <w:spacing w:line="240" w:lineRule="auto"/>
            <w:ind w:firstLine="0"/>
            <w:jc w:val="both"/>
          </w:pPr>
        </w:pPrChange>
      </w:pPr>
      <w:r>
        <w:rPr>
          <w:rFonts w:ascii="Roboto" w:eastAsia="Arial" w:hAnsi="Roboto" w:cs="Arial"/>
          <w:sz w:val="20"/>
          <w:szCs w:val="20"/>
        </w:rPr>
        <w:t>7. Apelação parcialmente conhecida e, nessa parte, não provida. Remessa oficial parcialmente provida.</w:t>
      </w:r>
    </w:p>
    <w:p w14:paraId="71FA5EB9" w14:textId="77777777">
      <w:pPr>
        <w:widowControl w:val="0"/>
        <w:spacing w:line="240" w:lineRule="auto"/>
        <w:ind w:firstLine="0"/>
        <w:jc w:val="both"/>
        <w:rPr>
          <w:rFonts w:ascii="Roboto" w:eastAsia="Arial" w:hAnsi="Roboto" w:cs="Arial"/>
          <w:sz w:val="20"/>
          <w:szCs w:val="20"/>
        </w:rPr>
        <w:pPrChange w:id="515" w:author="Luiz Fernando Garcia Landeiro" w:date="2026-01-16T16:41:00Z" w16du:dateUtc="2026-01-16T19:41:00Z">
          <w:pPr>
            <w:spacing w:line="240" w:lineRule="auto"/>
            <w:ind w:firstLine="0"/>
            <w:jc w:val="both"/>
          </w:pPr>
        </w:pPrChange>
      </w:pPr>
      <w:r>
        <w:rPr>
          <w:rFonts w:ascii="Roboto" w:eastAsia="Arial" w:hAnsi="Roboto" w:cs="Arial"/>
          <w:sz w:val="20"/>
          <w:szCs w:val="20"/>
        </w:rPr>
        <w:t>(AC 0002099-74.2011.4.01.3400, DESEMBARGADOR FEDERAL MARCOS AUGUSTO DE SOUSA, TRF1 - OITAVA TURMA, e-DJF1 26/04/2019 PAG.)</w:t>
      </w:r>
    </w:p>
    <w:p w14:paraId="2D10D24C" w14:textId="77777777">
      <w:pPr>
        <w:widowControl w:val="0"/>
        <w:spacing w:line="240" w:lineRule="auto"/>
        <w:jc w:val="both"/>
        <w:rPr>
          <w:del w:id="516" w:author="Marília Saraiva" w:date="2026-01-19T13:59:00Z" w16du:dateUtc="2026-01-19T16:59:00Z"/>
          <w:rFonts w:ascii="Roboto" w:eastAsia="Arial" w:hAnsi="Roboto" w:cs="Arial"/>
          <w:sz w:val="20"/>
          <w:szCs w:val="20"/>
        </w:rPr>
        <w:pPrChange w:id="517" w:author="Luiz Fernando Garcia Landeiro" w:date="2026-01-16T16:41:00Z" w16du:dateUtc="2026-01-16T19:41:00Z">
          <w:pPr>
            <w:spacing w:line="240" w:lineRule="auto"/>
            <w:jc w:val="both"/>
          </w:pPr>
        </w:pPrChange>
      </w:pPr>
    </w:p>
    <w:p w14:paraId="79608772" w14:textId="04325367">
      <w:pPr>
        <w:widowControl w:val="0"/>
        <w:spacing w:line="240" w:lineRule="auto"/>
        <w:ind w:firstLine="0"/>
        <w:jc w:val="both"/>
        <w:rPr>
          <w:del w:id="518" w:author="Marília Saraiva" w:date="2026-01-19T13:59:00Z" w16du:dateUtc="2026-01-19T16:59:00Z"/>
          <w:rFonts w:ascii="Roboto" w:eastAsia="Arial" w:hAnsi="Roboto" w:cs="Arial"/>
          <w:sz w:val="20"/>
          <w:szCs w:val="20"/>
        </w:rPr>
        <w:pPrChange w:id="519" w:author="Marília Saraiva" w:date="2026-01-19T13:59:00Z" w16du:dateUtc="2026-01-19T16:59:00Z">
          <w:pPr>
            <w:spacing w:line="240" w:lineRule="auto"/>
            <w:ind w:firstLine="0"/>
            <w:jc w:val="both"/>
          </w:pPr>
        </w:pPrChange>
      </w:pPr>
      <w:del w:id="520" w:author="Marília Saraiva" w:date="2026-01-19T13:59:00Z" w16du:dateUtc="2026-01-19T16:59:00Z">
        <w:r>
          <w:rPr>
            <w:rFonts w:ascii="Roboto" w:eastAsia="Arial" w:hAnsi="Roboto" w:cs="Arial"/>
            <w:sz w:val="20"/>
            <w:szCs w:val="20"/>
          </w:rPr>
          <w:delText>REPETIÇÃO DE INDÉBITO TRIBUTÁRIO. PRESCRIÇÃO. TERMO INICIAL. INTERRUPÇÃO. ART. 174 DO CTN. INAPLICÁVEL. IMPOSTO DE RENDA SOBRE VERBAS RECEBIDAS POR ADESÃO A PROGRAMA DE DEMISSÃO INCENTIVADA: NÃO INCIDÊNCIA.</w:delText>
        </w:r>
      </w:del>
    </w:p>
    <w:p w14:paraId="07391874" w14:textId="024BDBB6">
      <w:pPr>
        <w:widowControl w:val="0"/>
        <w:spacing w:line="240" w:lineRule="auto"/>
        <w:ind w:firstLine="0"/>
        <w:jc w:val="both"/>
        <w:rPr>
          <w:del w:id="521" w:author="Marília Saraiva" w:date="2026-01-19T13:59:00Z" w16du:dateUtc="2026-01-19T16:59:00Z"/>
          <w:rFonts w:ascii="Roboto" w:eastAsia="Arial" w:hAnsi="Roboto" w:cs="Arial"/>
          <w:sz w:val="20"/>
          <w:szCs w:val="20"/>
        </w:rPr>
        <w:pPrChange w:id="522" w:author="Marília Saraiva" w:date="2026-01-19T13:59:00Z" w16du:dateUtc="2026-01-19T16:59:00Z">
          <w:pPr>
            <w:spacing w:line="240" w:lineRule="auto"/>
            <w:ind w:firstLine="0"/>
            <w:jc w:val="both"/>
          </w:pPr>
        </w:pPrChange>
      </w:pPr>
      <w:del w:id="523" w:author="Marília Saraiva" w:date="2026-01-19T13:59:00Z" w16du:dateUtc="2026-01-19T16:59:00Z">
        <w:r>
          <w:rPr>
            <w:rFonts w:ascii="Roboto" w:eastAsia="Arial" w:hAnsi="Roboto" w:cs="Arial"/>
            <w:sz w:val="20"/>
            <w:szCs w:val="20"/>
          </w:rPr>
          <w:delText>1. O Superior Tribunal de Justiça vem entendendo no sentido da irrelevância da publicação da IN SRF nº 165/98 para a contagem do prazo prescricional/decadencial para a repetição do indébito tributário. Inaplicáveis, à hipótese de repetição de indébito tributário, as causas interruptivas previstas no art. 174 do CTN, que regem o prazo prescricional da ação para a cobrança do crédito tributário (execução fiscal), que não se confunde com a ação da parte em que se formula pedido de repetição do indébito.</w:delText>
        </w:r>
      </w:del>
    </w:p>
    <w:p w14:paraId="346BCD51" w14:textId="1A3C0823">
      <w:pPr>
        <w:widowControl w:val="0"/>
        <w:spacing w:line="240" w:lineRule="auto"/>
        <w:ind w:firstLine="0"/>
        <w:jc w:val="both"/>
        <w:rPr>
          <w:del w:id="524" w:author="Marília Saraiva" w:date="2026-01-19T13:59:00Z" w16du:dateUtc="2026-01-19T16:59:00Z"/>
          <w:rFonts w:ascii="Roboto" w:eastAsia="Arial" w:hAnsi="Roboto" w:cs="Arial"/>
          <w:sz w:val="20"/>
          <w:szCs w:val="20"/>
        </w:rPr>
        <w:pPrChange w:id="525" w:author="Marília Saraiva" w:date="2026-01-19T13:59:00Z" w16du:dateUtc="2026-01-19T16:59:00Z">
          <w:pPr>
            <w:spacing w:line="240" w:lineRule="auto"/>
            <w:ind w:firstLine="0"/>
            <w:jc w:val="both"/>
          </w:pPr>
        </w:pPrChange>
      </w:pPr>
      <w:del w:id="526" w:author="Marília Saraiva" w:date="2026-01-19T13:59:00Z" w16du:dateUtc="2026-01-19T16:59:00Z">
        <w:r>
          <w:rPr>
            <w:rFonts w:ascii="Roboto" w:eastAsia="Arial" w:hAnsi="Roboto" w:cs="Arial"/>
            <w:sz w:val="20"/>
            <w:szCs w:val="20"/>
          </w:rPr>
          <w:delText>2. Quanto à interpretação do art. 168 do CTN, havia sido consolidada, no Superior Tribunal de Justiça, a tese dos ?cinco mais cinco?, contando-se o prazo prescricional apenas a partir da homologação tácita do pagamento indevido. Já grande parte da doutrina e algumas jurisprudências contrárias entendiam que a contagem deveria ser feita a partir do próprio pagamento indevido, sem a necessidade de haver homologação.</w:delText>
        </w:r>
      </w:del>
    </w:p>
    <w:p w14:paraId="26B07897" w14:textId="01079384">
      <w:pPr>
        <w:widowControl w:val="0"/>
        <w:spacing w:line="240" w:lineRule="auto"/>
        <w:ind w:firstLine="0"/>
        <w:jc w:val="both"/>
        <w:rPr>
          <w:del w:id="527" w:author="Marília Saraiva" w:date="2026-01-19T13:59:00Z" w16du:dateUtc="2026-01-19T16:59:00Z"/>
          <w:rFonts w:ascii="Roboto" w:eastAsia="Arial" w:hAnsi="Roboto" w:cs="Arial"/>
          <w:sz w:val="20"/>
          <w:szCs w:val="20"/>
        </w:rPr>
        <w:pPrChange w:id="528" w:author="Marília Saraiva" w:date="2026-01-19T13:59:00Z" w16du:dateUtc="2026-01-19T16:59:00Z">
          <w:pPr>
            <w:spacing w:line="240" w:lineRule="auto"/>
            <w:ind w:firstLine="0"/>
            <w:jc w:val="both"/>
          </w:pPr>
        </w:pPrChange>
      </w:pPr>
      <w:del w:id="529" w:author="Marília Saraiva" w:date="2026-01-19T13:59:00Z" w16du:dateUtc="2026-01-19T16:59:00Z">
        <w:r>
          <w:rPr>
            <w:rFonts w:ascii="Roboto" w:eastAsia="Arial" w:hAnsi="Roboto" w:cs="Arial"/>
            <w:sz w:val="20"/>
            <w:szCs w:val="20"/>
          </w:rPr>
          <w:delText>3. A Lei Complementar nº 118/2005 foi editada com o propósito de sedimentar a discussão, em sentido contrário ao defendido pelo Superior Tribunal de Justiça.</w:delText>
        </w:r>
      </w:del>
    </w:p>
    <w:p w14:paraId="5B0EFC5D" w14:textId="38A42839">
      <w:pPr>
        <w:widowControl w:val="0"/>
        <w:spacing w:line="240" w:lineRule="auto"/>
        <w:ind w:firstLine="0"/>
        <w:jc w:val="both"/>
        <w:rPr>
          <w:del w:id="530" w:author="Marília Saraiva" w:date="2026-01-19T13:59:00Z" w16du:dateUtc="2026-01-19T16:59:00Z"/>
          <w:rFonts w:ascii="Roboto" w:eastAsia="Arial" w:hAnsi="Roboto" w:cs="Arial"/>
          <w:sz w:val="20"/>
          <w:szCs w:val="20"/>
        </w:rPr>
        <w:pPrChange w:id="531" w:author="Marília Saraiva" w:date="2026-01-19T13:59:00Z" w16du:dateUtc="2026-01-19T16:59:00Z">
          <w:pPr>
            <w:spacing w:line="240" w:lineRule="auto"/>
            <w:ind w:firstLine="0"/>
            <w:jc w:val="both"/>
          </w:pPr>
        </w:pPrChange>
      </w:pPr>
      <w:del w:id="532" w:author="Marília Saraiva" w:date="2026-01-19T13:59:00Z" w16du:dateUtc="2026-01-19T16:59:00Z">
        <w:r>
          <w:rPr>
            <w:rFonts w:ascii="Roboto" w:eastAsia="Arial" w:hAnsi="Roboto" w:cs="Arial"/>
            <w:sz w:val="20"/>
            <w:szCs w:val="20"/>
          </w:rPr>
          <w:delText>4. O advento da referida lei causou impacto nos contribuintes, mormente com relação às suas expectativas quando do ingresso no Judiciário. Amparados na consolidada jurisprudência do Superior Tribunal de Justiça, os contribuintes formularam demandas que, em muitos casos, seriam desacolhidas pela ocorrência de prescrição, caso não adotada a referida orientação jurisprudencial. Foi trazida situação, pois, que não se compadece com os princípios da segurança jurídica e da isonomia, já que possibilitou a desigualdade de tratamento entre os contribuintes tomando por base, exclusivamente, a data de prolação da decisão.</w:delText>
        </w:r>
      </w:del>
    </w:p>
    <w:p w14:paraId="68F46EDF" w14:textId="2178250B">
      <w:pPr>
        <w:widowControl w:val="0"/>
        <w:spacing w:line="240" w:lineRule="auto"/>
        <w:ind w:firstLine="0"/>
        <w:jc w:val="both"/>
        <w:rPr>
          <w:del w:id="533" w:author="Marília Saraiva" w:date="2026-01-19T13:59:00Z" w16du:dateUtc="2026-01-19T16:59:00Z"/>
          <w:rFonts w:ascii="Roboto" w:eastAsia="Arial" w:hAnsi="Roboto" w:cs="Arial"/>
          <w:sz w:val="20"/>
          <w:szCs w:val="20"/>
        </w:rPr>
        <w:pPrChange w:id="534" w:author="Marília Saraiva" w:date="2026-01-19T13:59:00Z" w16du:dateUtc="2026-01-19T16:59:00Z">
          <w:pPr>
            <w:spacing w:line="240" w:lineRule="auto"/>
            <w:ind w:firstLine="0"/>
            <w:jc w:val="both"/>
          </w:pPr>
        </w:pPrChange>
      </w:pPr>
      <w:del w:id="535" w:author="Marília Saraiva" w:date="2026-01-19T13:59:00Z" w16du:dateUtc="2026-01-19T16:59:00Z">
        <w:r>
          <w:rPr>
            <w:rFonts w:ascii="Roboto" w:eastAsia="Arial" w:hAnsi="Roboto" w:cs="Arial"/>
            <w:sz w:val="20"/>
            <w:szCs w:val="20"/>
          </w:rPr>
          <w:delText>5. Atento a esse reflexo nas ações ajuizadas, o Superior Tribunal de Justiça veio a consolidar entendimento no sentido de que, malgrado o disposto no art. 4º da Lei Complementar nº 118/2005, sua aplicação não pode ser imediata, pois houve inovação no ordenamento jurídico.</w:delText>
        </w:r>
      </w:del>
    </w:p>
    <w:p w14:paraId="044E6138" w14:textId="26B2AFD0">
      <w:pPr>
        <w:widowControl w:val="0"/>
        <w:spacing w:line="240" w:lineRule="auto"/>
        <w:ind w:firstLine="0"/>
        <w:jc w:val="both"/>
        <w:rPr>
          <w:del w:id="536" w:author="Marília Saraiva" w:date="2026-01-19T13:59:00Z" w16du:dateUtc="2026-01-19T16:59:00Z"/>
          <w:rFonts w:ascii="Roboto" w:eastAsia="Arial" w:hAnsi="Roboto" w:cs="Arial"/>
          <w:sz w:val="20"/>
          <w:szCs w:val="20"/>
        </w:rPr>
        <w:pPrChange w:id="537" w:author="Marília Saraiva" w:date="2026-01-19T13:59:00Z" w16du:dateUtc="2026-01-19T16:59:00Z">
          <w:pPr>
            <w:spacing w:line="240" w:lineRule="auto"/>
            <w:ind w:firstLine="0"/>
            <w:jc w:val="both"/>
          </w:pPr>
        </w:pPrChange>
      </w:pPr>
      <w:del w:id="538" w:author="Marília Saraiva" w:date="2026-01-19T13:59:00Z" w16du:dateUtc="2026-01-19T16:59:00Z">
        <w:r>
          <w:rPr>
            <w:rFonts w:ascii="Roboto" w:eastAsia="Arial" w:hAnsi="Roboto" w:cs="Arial"/>
            <w:sz w:val="20"/>
            <w:szCs w:val="20"/>
          </w:rPr>
          <w:delText>6. Com efeito, fica firmada a premissa de que a lei complementar em comento efetivamente causou situação de instabilidade em relação aos contribuintes.</w:delText>
        </w:r>
      </w:del>
    </w:p>
    <w:p w14:paraId="4DF44CA7" w14:textId="5C79D116">
      <w:pPr>
        <w:widowControl w:val="0"/>
        <w:spacing w:line="240" w:lineRule="auto"/>
        <w:ind w:firstLine="0"/>
        <w:jc w:val="both"/>
        <w:rPr>
          <w:del w:id="539" w:author="Marília Saraiva" w:date="2026-01-19T13:59:00Z" w16du:dateUtc="2026-01-19T16:59:00Z"/>
          <w:rFonts w:ascii="Roboto" w:eastAsia="Arial" w:hAnsi="Roboto" w:cs="Arial"/>
          <w:sz w:val="20"/>
          <w:szCs w:val="20"/>
        </w:rPr>
        <w:pPrChange w:id="540" w:author="Marília Saraiva" w:date="2026-01-19T13:59:00Z" w16du:dateUtc="2026-01-19T16:59:00Z">
          <w:pPr>
            <w:spacing w:line="240" w:lineRule="auto"/>
            <w:ind w:firstLine="0"/>
            <w:jc w:val="both"/>
          </w:pPr>
        </w:pPrChange>
      </w:pPr>
      <w:del w:id="541" w:author="Marília Saraiva" w:date="2026-01-19T13:59:00Z" w16du:dateUtc="2026-01-19T16:59:00Z">
        <w:r>
          <w:rPr>
            <w:rFonts w:ascii="Roboto" w:eastAsia="Arial" w:hAnsi="Roboto" w:cs="Arial"/>
            <w:sz w:val="20"/>
            <w:szCs w:val="20"/>
          </w:rPr>
          <w:delText>7. Adoto, pois, o posicionamento do Superior Tribunal de Justiça, nesse contexto, fazendo uma interpretação conforme da norma do art. 4o da LC nº 118/2005, para deixar de aplicá-la retroativamente aos casos em que os contribuintes já haviam ajuizado ações até a data de sua vigência.</w:delText>
        </w:r>
      </w:del>
    </w:p>
    <w:p w14:paraId="302D7C0F" w14:textId="525D05D0">
      <w:pPr>
        <w:widowControl w:val="0"/>
        <w:spacing w:line="240" w:lineRule="auto"/>
        <w:ind w:firstLine="0"/>
        <w:jc w:val="both"/>
        <w:rPr>
          <w:del w:id="542" w:author="Marília Saraiva" w:date="2026-01-19T13:59:00Z" w16du:dateUtc="2026-01-19T16:59:00Z"/>
          <w:rFonts w:ascii="Roboto" w:eastAsia="Arial" w:hAnsi="Roboto" w:cs="Arial"/>
          <w:b/>
          <w:bCs/>
          <w:sz w:val="20"/>
          <w:szCs w:val="20"/>
        </w:rPr>
        <w:pPrChange w:id="543" w:author="Marília Saraiva" w:date="2026-01-19T13:59:00Z" w16du:dateUtc="2026-01-19T16:59:00Z">
          <w:pPr>
            <w:spacing w:line="240" w:lineRule="auto"/>
            <w:ind w:firstLine="0"/>
            <w:jc w:val="both"/>
          </w:pPr>
        </w:pPrChange>
      </w:pPr>
      <w:del w:id="544" w:author="Marília Saraiva" w:date="2026-01-19T13:59:00Z" w16du:dateUtc="2026-01-19T16:59:00Z">
        <w:r>
          <w:rPr>
            <w:rFonts w:ascii="Roboto" w:eastAsia="Arial" w:hAnsi="Roboto" w:cs="Arial"/>
            <w:b/>
            <w:bCs/>
            <w:sz w:val="20"/>
            <w:szCs w:val="20"/>
          </w:rPr>
          <w:delText>8. Em se tratando de retenção na fonte, a homologação tácita irá se operar em relação à posterior declaração de ajuste do contribuinte, no tocante às verbas recebidas cujo valor foi retido na fonte. Destarte, a declaração de ajuste do contribuinte é que deverá ser levada em conta para a fixação do termo inicial da prescrição. Precedentes do STJ.</w:delText>
        </w:r>
      </w:del>
    </w:p>
    <w:p w14:paraId="5BFD19AC" w14:textId="17C285E0">
      <w:pPr>
        <w:widowControl w:val="0"/>
        <w:spacing w:line="240" w:lineRule="auto"/>
        <w:ind w:firstLine="0"/>
        <w:jc w:val="both"/>
        <w:rPr>
          <w:del w:id="545" w:author="Marília Saraiva" w:date="2026-01-19T13:59:00Z" w16du:dateUtc="2026-01-19T16:59:00Z"/>
          <w:rFonts w:ascii="Roboto" w:eastAsia="Arial" w:hAnsi="Roboto" w:cs="Arial"/>
          <w:sz w:val="20"/>
          <w:szCs w:val="20"/>
        </w:rPr>
        <w:pPrChange w:id="546" w:author="Marília Saraiva" w:date="2026-01-19T13:59:00Z" w16du:dateUtc="2026-01-19T16:59:00Z">
          <w:pPr>
            <w:spacing w:line="240" w:lineRule="auto"/>
            <w:ind w:firstLine="0"/>
            <w:jc w:val="both"/>
          </w:pPr>
        </w:pPrChange>
      </w:pPr>
      <w:del w:id="547" w:author="Marília Saraiva" w:date="2026-01-19T13:59:00Z" w16du:dateUtc="2026-01-19T16:59:00Z">
        <w:r>
          <w:rPr>
            <w:rFonts w:ascii="Roboto" w:eastAsia="Arial" w:hAnsi="Roboto" w:cs="Arial"/>
            <w:sz w:val="20"/>
            <w:szCs w:val="20"/>
          </w:rPr>
          <w:delText>9. A indenização recebida pela adesão a programa de demissão voluntária não está sujeita à incidência do imposto de renda, em razão de não constituir essa verba acréscimo patrimonial de qualquer natureza ou renda. Aplicação da Súmula nº 215 do STJ.</w:delText>
        </w:r>
      </w:del>
    </w:p>
    <w:p w14:paraId="17CECD9A" w14:textId="583BFB26">
      <w:pPr>
        <w:widowControl w:val="0"/>
        <w:spacing w:line="240" w:lineRule="auto"/>
        <w:ind w:firstLine="0"/>
        <w:jc w:val="both"/>
        <w:rPr>
          <w:del w:id="548" w:author="Marília Saraiva" w:date="2026-01-19T13:59:00Z" w16du:dateUtc="2026-01-19T16:59:00Z"/>
          <w:rFonts w:ascii="Roboto" w:eastAsia="Arial" w:hAnsi="Roboto" w:cs="Arial"/>
          <w:sz w:val="20"/>
          <w:szCs w:val="20"/>
        </w:rPr>
        <w:pPrChange w:id="549" w:author="Marília Saraiva" w:date="2026-01-19T13:59:00Z" w16du:dateUtc="2026-01-19T16:59:00Z">
          <w:pPr>
            <w:spacing w:line="240" w:lineRule="auto"/>
            <w:ind w:firstLine="0"/>
            <w:jc w:val="both"/>
          </w:pPr>
        </w:pPrChange>
      </w:pPr>
      <w:del w:id="550" w:author="Marília Saraiva" w:date="2026-01-19T13:59:00Z" w16du:dateUtc="2026-01-19T16:59:00Z">
        <w:r>
          <w:rPr>
            <w:rFonts w:ascii="Roboto" w:eastAsia="Arial" w:hAnsi="Roboto" w:cs="Arial"/>
            <w:sz w:val="20"/>
            <w:szCs w:val="20"/>
          </w:rPr>
          <w:delText>10. Incidência de correção monetária, desde os pagamentos indevidos, que deverá ser calculada elos seguintes índices, conforme orientação consolidada no STJ: a UFIR, a partir de janeiro/92 a dezembro/95; e a SELIC, de forma exclusiva, a partir de janeiro de 1996.</w:delText>
        </w:r>
      </w:del>
    </w:p>
    <w:p w14:paraId="73B258EB" w14:textId="0A210D1F">
      <w:pPr>
        <w:widowControl w:val="0"/>
        <w:spacing w:line="240" w:lineRule="auto"/>
        <w:ind w:firstLine="0"/>
        <w:jc w:val="both"/>
        <w:rPr>
          <w:del w:id="551" w:author="Marília Saraiva" w:date="2026-01-19T13:59:00Z" w16du:dateUtc="2026-01-19T16:59:00Z"/>
          <w:rFonts w:ascii="Roboto" w:eastAsia="Arial" w:hAnsi="Roboto" w:cs="Arial"/>
          <w:sz w:val="20"/>
          <w:szCs w:val="20"/>
        </w:rPr>
        <w:pPrChange w:id="552" w:author="Marília Saraiva" w:date="2026-01-19T13:59:00Z" w16du:dateUtc="2026-01-19T16:59:00Z">
          <w:pPr>
            <w:spacing w:line="240" w:lineRule="auto"/>
            <w:ind w:firstLine="0"/>
            <w:jc w:val="both"/>
          </w:pPr>
        </w:pPrChange>
      </w:pPr>
      <w:del w:id="553" w:author="Marília Saraiva" w:date="2026-01-19T13:59:00Z" w16du:dateUtc="2026-01-19T16:59:00Z">
        <w:r>
          <w:rPr>
            <w:rFonts w:ascii="Roboto" w:eastAsia="Arial" w:hAnsi="Roboto" w:cs="Arial"/>
            <w:sz w:val="20"/>
            <w:szCs w:val="20"/>
          </w:rPr>
          <w:delText>11. Remessa necessária e apelação improvidas.</w:delText>
        </w:r>
      </w:del>
    </w:p>
    <w:p w14:paraId="1C0A369F" w14:textId="0F6044DD">
      <w:pPr>
        <w:widowControl w:val="0"/>
        <w:spacing w:line="240" w:lineRule="auto"/>
        <w:ind w:firstLine="0"/>
        <w:jc w:val="both"/>
        <w:rPr>
          <w:del w:id="554" w:author="Marília Saraiva" w:date="2026-01-19T13:59:00Z" w16du:dateUtc="2026-01-19T16:59:00Z"/>
          <w:rFonts w:ascii="Roboto" w:eastAsia="Arial" w:hAnsi="Roboto" w:cs="Arial"/>
          <w:sz w:val="20"/>
          <w:szCs w:val="20"/>
        </w:rPr>
        <w:pPrChange w:id="555" w:author="Marília Saraiva" w:date="2026-01-19T13:59:00Z" w16du:dateUtc="2026-01-19T16:59:00Z">
          <w:pPr>
            <w:spacing w:line="240" w:lineRule="auto"/>
            <w:ind w:firstLine="0"/>
            <w:jc w:val="both"/>
          </w:pPr>
        </w:pPrChange>
      </w:pPr>
      <w:del w:id="556" w:author="Marília Saraiva" w:date="2026-01-19T13:59:00Z" w16du:dateUtc="2026-01-19T16:59:00Z">
        <w:r>
          <w:rPr>
            <w:rFonts w:ascii="Roboto" w:eastAsia="Arial" w:hAnsi="Roboto" w:cs="Arial"/>
            <w:sz w:val="20"/>
            <w:szCs w:val="20"/>
          </w:rPr>
          <w:delText>(APELREEX - APELAÇÃO / REEXAME NECESSÁRIO 0029180-87.2003.4.02.5101, LUIZ ANTONIO SOARES, TRF2.)</w:delText>
        </w:r>
      </w:del>
    </w:p>
    <w:p w14:paraId="4EDE1FFE" w14:textId="77777777">
      <w:pPr>
        <w:widowControl w:val="0"/>
        <w:spacing w:line="240" w:lineRule="auto"/>
        <w:ind w:firstLine="0"/>
        <w:jc w:val="both"/>
        <w:rPr>
          <w:rFonts w:ascii="Roboto" w:eastAsia="Arial" w:hAnsi="Roboto" w:cs="Arial"/>
          <w:sz w:val="20"/>
          <w:szCs w:val="20"/>
        </w:rPr>
        <w:pPrChange w:id="557" w:author="Marília Saraiva" w:date="2026-01-19T13:59:00Z" w16du:dateUtc="2026-01-19T16:59:00Z">
          <w:pPr>
            <w:spacing w:line="240" w:lineRule="auto"/>
            <w:jc w:val="both"/>
          </w:pPr>
        </w:pPrChange>
      </w:pPr>
    </w:p>
    <w:p w14:paraId="3A7E2FE3" w14:textId="77777777">
      <w:pPr>
        <w:widowControl w:val="0"/>
        <w:spacing w:line="240" w:lineRule="auto"/>
        <w:ind w:firstLine="0"/>
        <w:jc w:val="both"/>
        <w:rPr>
          <w:rFonts w:ascii="Roboto" w:eastAsia="Arial" w:hAnsi="Roboto" w:cs="Arial"/>
          <w:sz w:val="20"/>
          <w:szCs w:val="20"/>
        </w:rPr>
        <w:pPrChange w:id="558" w:author="Luiz Fernando Garcia Landeiro" w:date="2026-01-16T16:41:00Z" w16du:dateUtc="2026-01-16T19:41:00Z">
          <w:pPr>
            <w:spacing w:line="240" w:lineRule="auto"/>
            <w:ind w:firstLine="0"/>
            <w:jc w:val="both"/>
          </w:pPr>
        </w:pPrChange>
      </w:pPr>
      <w:r>
        <w:rPr>
          <w:rFonts w:ascii="Roboto" w:eastAsia="Arial" w:hAnsi="Roboto" w:cs="Arial"/>
          <w:sz w:val="20"/>
          <w:szCs w:val="20"/>
        </w:rPr>
        <w:t>(</w:t>
      </w:r>
      <w:r>
        <w:rPr>
          <w:rFonts w:ascii="Roboto" w:eastAsia="Arial" w:hAnsi="Roboto" w:cs="Arial"/>
          <w:b/>
          <w:bCs/>
          <w:sz w:val="20"/>
          <w:szCs w:val="20"/>
        </w:rPr>
        <w:t xml:space="preserve">negritos </w:t>
      </w:r>
      <w:r>
        <w:rPr>
          <w:rFonts w:ascii="Roboto" w:eastAsia="Arial" w:hAnsi="Roboto" w:cs="Arial"/>
          <w:sz w:val="20"/>
          <w:szCs w:val="20"/>
        </w:rPr>
        <w:t>não originais)</w:t>
      </w:r>
    </w:p>
    <w:p w14:paraId="15FFDE6D" w14:textId="60125BF7">
      <w:pPr>
        <w:widowControl w:val="0"/>
        <w:spacing w:line="240" w:lineRule="auto"/>
        <w:jc w:val="both"/>
        <w:rPr>
          <w:del w:id="559" w:author="Luiz Fernando Garcia Landeiro" w:date="2026-01-16T16:57:00Z" w16du:dateUtc="2026-01-16T19:57:00Z"/>
          <w:rFonts w:ascii="Roboto" w:hAnsi="Roboto" w:cs="Arial"/>
          <w:sz w:val="20"/>
          <w:szCs w:val="20"/>
        </w:rPr>
        <w:pPrChange w:id="560" w:author="Luiz Fernando Garcia Landeiro" w:date="2026-01-16T16:41:00Z" w16du:dateUtc="2026-01-16T19:41:00Z">
          <w:pPr>
            <w:jc w:val="both"/>
          </w:pPr>
        </w:pPrChange>
      </w:pPr>
    </w:p>
    <w:p w14:paraId="1404AF9A" w14:textId="77777777">
      <w:pPr>
        <w:pStyle w:val="Textodenotaderodap"/>
        <w:widowControl w:val="0"/>
        <w:jc w:val="both"/>
        <w:rPr>
          <w:rFonts w:ascii="Roboto" w:hAnsi="Roboto" w:cs="Arial"/>
        </w:rPr>
        <w:pPrChange w:id="561" w:author="Luiz Fernando Garcia Landeiro" w:date="2026-01-16T16:41:00Z" w16du:dateUtc="2026-01-16T19:41:00Z">
          <w:pPr>
            <w:pStyle w:val="Textodenotaderodap"/>
            <w:jc w:val="both"/>
          </w:pPr>
        </w:pPrChange>
      </w:pPr>
    </w:p>
  </w:footnote>
  <w:footnote w:id="5">
    <w:p w14:paraId="12D15CAC" w14:textId="77777777">
      <w:pPr>
        <w:widowControl w:val="0"/>
        <w:spacing w:line="240" w:lineRule="auto"/>
        <w:ind w:firstLine="0"/>
        <w:jc w:val="both"/>
        <w:rPr>
          <w:rFonts w:ascii="Roboto" w:hAnsi="Roboto" w:cs="Arial"/>
          <w:sz w:val="20"/>
          <w:szCs w:val="20"/>
        </w:rPr>
        <w:pPrChange w:id="568" w:author="Luiz Fernando Garcia Landeiro" w:date="2026-01-16T16:41:00Z" w16du:dateUtc="2026-01-16T19:41:00Z">
          <w:pPr>
            <w:spacing w:line="240" w:lineRule="auto"/>
            <w:ind w:firstLine="0"/>
            <w:jc w:val="both"/>
          </w:pPr>
        </w:pPrChange>
      </w:pPr>
      <w:r>
        <w:rPr>
          <w:rStyle w:val="Refdenotaderodap"/>
          <w:rFonts w:ascii="Roboto" w:hAnsi="Roboto" w:cs="Arial"/>
          <w:sz w:val="20"/>
          <w:szCs w:val="20"/>
        </w:rPr>
        <w:footnoteRef/>
      </w:r>
      <w:r>
        <w:rPr>
          <w:rFonts w:ascii="Roboto" w:hAnsi="Roboto" w:cs="Arial"/>
          <w:sz w:val="20"/>
          <w:szCs w:val="20"/>
        </w:rPr>
        <w:t xml:space="preserve"> Art. 43. O imposto, de competência da União, sobre a renda e proventos de qualquer natureza tem como fato gerador a aquisição da disponibilidade econômica ou jurídica:</w:t>
      </w:r>
    </w:p>
    <w:p w14:paraId="04DCEF08" w14:textId="77777777">
      <w:pPr>
        <w:widowControl w:val="0"/>
        <w:spacing w:line="240" w:lineRule="auto"/>
        <w:ind w:firstLine="0"/>
        <w:jc w:val="both"/>
        <w:rPr>
          <w:rFonts w:ascii="Roboto" w:hAnsi="Roboto" w:cs="Arial"/>
          <w:sz w:val="20"/>
          <w:szCs w:val="20"/>
        </w:rPr>
        <w:pPrChange w:id="569" w:author="Luiz Fernando Garcia Landeiro" w:date="2026-01-16T16:41:00Z" w16du:dateUtc="2026-01-16T19:41:00Z">
          <w:pPr>
            <w:spacing w:line="240" w:lineRule="auto"/>
            <w:ind w:firstLine="0"/>
            <w:jc w:val="both"/>
          </w:pPr>
        </w:pPrChange>
      </w:pPr>
      <w:r>
        <w:rPr>
          <w:rFonts w:ascii="Roboto" w:hAnsi="Roboto" w:cs="Arial"/>
          <w:sz w:val="20"/>
          <w:szCs w:val="20"/>
        </w:rPr>
        <w:t>I – de renda, assim entendido o produto do capital, do trabalho ou da combinação de ambos;</w:t>
      </w:r>
    </w:p>
    <w:p w14:paraId="2ACAB064" w14:textId="77777777">
      <w:pPr>
        <w:widowControl w:val="0"/>
        <w:spacing w:line="240" w:lineRule="auto"/>
        <w:ind w:firstLine="0"/>
        <w:jc w:val="both"/>
        <w:rPr>
          <w:rFonts w:ascii="Roboto" w:hAnsi="Roboto" w:cs="Arial"/>
          <w:sz w:val="20"/>
          <w:szCs w:val="20"/>
        </w:rPr>
        <w:pPrChange w:id="570" w:author="Luiz Fernando Garcia Landeiro" w:date="2026-01-16T16:41:00Z" w16du:dateUtc="2026-01-16T19:41:00Z">
          <w:pPr>
            <w:spacing w:line="240" w:lineRule="auto"/>
            <w:ind w:firstLine="0"/>
            <w:jc w:val="both"/>
          </w:pPr>
        </w:pPrChange>
      </w:pPr>
      <w:r>
        <w:rPr>
          <w:rFonts w:ascii="Roboto" w:hAnsi="Roboto" w:cs="Arial"/>
          <w:sz w:val="20"/>
          <w:szCs w:val="20"/>
        </w:rPr>
        <w:t xml:space="preserve">II – de proventos de qualquer natureza, assim entendidos os acréscimos patrimoniais não compreendidos no inciso anterior. </w:t>
      </w:r>
    </w:p>
    <w:p w14:paraId="77F4E0D9" w14:textId="77777777">
      <w:pPr>
        <w:widowControl w:val="0"/>
        <w:spacing w:line="240" w:lineRule="auto"/>
        <w:ind w:firstLine="0"/>
        <w:jc w:val="both"/>
        <w:rPr>
          <w:rFonts w:ascii="Roboto" w:hAnsi="Roboto" w:cs="Arial"/>
          <w:sz w:val="20"/>
          <w:szCs w:val="20"/>
        </w:rPr>
        <w:pPrChange w:id="571" w:author="Luiz Fernando Garcia Landeiro" w:date="2026-01-16T16:41:00Z" w16du:dateUtc="2026-01-16T19:41:00Z">
          <w:pPr>
            <w:spacing w:line="240" w:lineRule="auto"/>
            <w:ind w:firstLine="0"/>
            <w:jc w:val="both"/>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84B3" w14:textId="64CC2B0C">
    <w:pPr>
      <w:tabs>
        <w:tab w:val="center" w:pos="4252"/>
        <w:tab w:val="right" w:pos="8504"/>
      </w:tabs>
      <w:spacing w:line="240" w:lineRule="auto"/>
      <w:jc w:val="center"/>
    </w:pPr>
  </w:p>
  <w:p w14:paraId="4FCBC069" w14:textId="261E6121">
    <w:pPr>
      <w:pStyle w:val="Cabealho"/>
      <w:ind w:firstLine="0"/>
      <w:jc w:val="right"/>
    </w:pPr>
    <w:r>
      <w:rPr>
        <w:noProof/>
        <w:lang w:eastAsia="pt-BR"/>
      </w:rPr>
      <w:drawing>
        <wp:inline distT="0" distB="0" distL="0" distR="0" wp14:anchorId="7680F8DD" wp14:editId="4CD83A3C">
          <wp:extent cx="1368152" cy="1224136"/>
          <wp:effectExtent l="0" t="0" r="3810" b="0"/>
          <wp:docPr id="225234101" name="Imagem 225234101" descr="Texto&#10;&#10;Descrição gerada automaticamente">
            <a:extLst xmlns:a="http://schemas.openxmlformats.org/drawingml/2006/main">
              <a:ext uri="{FF2B5EF4-FFF2-40B4-BE49-F238E27FC236}">
                <a16:creationId xmlns:a16="http://schemas.microsoft.com/office/drawing/2014/main" id="{8E3DE268-10BD-44C8-BEED-7E015FE07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Texto&#10;&#10;Descrição gerada automaticamente">
                    <a:extLst>
                      <a:ext uri="{FF2B5EF4-FFF2-40B4-BE49-F238E27FC236}">
                        <a16:creationId xmlns:a16="http://schemas.microsoft.com/office/drawing/2014/main" id="{8E3DE268-10BD-44C8-BEED-7E015FE0785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8152" cy="122413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DEB4"/>
    <w:multiLevelType w:val="hybridMultilevel"/>
    <w:tmpl w:val="F1527720"/>
    <w:lvl w:ilvl="0" w:tplc="76701E72">
      <w:start w:val="1"/>
      <w:numFmt w:val="bullet"/>
      <w:lvlText w:val="Ø"/>
      <w:lvlJc w:val="left"/>
      <w:pPr>
        <w:ind w:left="1778" w:hanging="360"/>
      </w:pPr>
      <w:rPr>
        <w:rFonts w:ascii="Wingdings" w:hAnsi="Wingdings" w:hint="default"/>
      </w:rPr>
    </w:lvl>
    <w:lvl w:ilvl="1" w:tplc="67DCF8F6">
      <w:start w:val="1"/>
      <w:numFmt w:val="bullet"/>
      <w:lvlText w:val="o"/>
      <w:lvlJc w:val="left"/>
      <w:pPr>
        <w:ind w:left="2498" w:hanging="360"/>
      </w:pPr>
      <w:rPr>
        <w:rFonts w:ascii="Courier New" w:hAnsi="Courier New" w:hint="default"/>
      </w:rPr>
    </w:lvl>
    <w:lvl w:ilvl="2" w:tplc="AC70E36E">
      <w:start w:val="1"/>
      <w:numFmt w:val="bullet"/>
      <w:lvlText w:val=""/>
      <w:lvlJc w:val="left"/>
      <w:pPr>
        <w:ind w:left="3218" w:hanging="360"/>
      </w:pPr>
      <w:rPr>
        <w:rFonts w:ascii="Wingdings" w:hAnsi="Wingdings" w:hint="default"/>
      </w:rPr>
    </w:lvl>
    <w:lvl w:ilvl="3" w:tplc="9E500BC6">
      <w:start w:val="1"/>
      <w:numFmt w:val="bullet"/>
      <w:lvlText w:val=""/>
      <w:lvlJc w:val="left"/>
      <w:pPr>
        <w:ind w:left="3938" w:hanging="360"/>
      </w:pPr>
      <w:rPr>
        <w:rFonts w:ascii="Symbol" w:hAnsi="Symbol" w:hint="default"/>
      </w:rPr>
    </w:lvl>
    <w:lvl w:ilvl="4" w:tplc="0172D15A">
      <w:start w:val="1"/>
      <w:numFmt w:val="bullet"/>
      <w:lvlText w:val="o"/>
      <w:lvlJc w:val="left"/>
      <w:pPr>
        <w:ind w:left="4658" w:hanging="360"/>
      </w:pPr>
      <w:rPr>
        <w:rFonts w:ascii="Courier New" w:hAnsi="Courier New" w:hint="default"/>
      </w:rPr>
    </w:lvl>
    <w:lvl w:ilvl="5" w:tplc="F9223C54">
      <w:start w:val="1"/>
      <w:numFmt w:val="bullet"/>
      <w:lvlText w:val=""/>
      <w:lvlJc w:val="left"/>
      <w:pPr>
        <w:ind w:left="5378" w:hanging="360"/>
      </w:pPr>
      <w:rPr>
        <w:rFonts w:ascii="Wingdings" w:hAnsi="Wingdings" w:hint="default"/>
      </w:rPr>
    </w:lvl>
    <w:lvl w:ilvl="6" w:tplc="C358AA8C">
      <w:start w:val="1"/>
      <w:numFmt w:val="bullet"/>
      <w:lvlText w:val=""/>
      <w:lvlJc w:val="left"/>
      <w:pPr>
        <w:ind w:left="6098" w:hanging="360"/>
      </w:pPr>
      <w:rPr>
        <w:rFonts w:ascii="Symbol" w:hAnsi="Symbol" w:hint="default"/>
      </w:rPr>
    </w:lvl>
    <w:lvl w:ilvl="7" w:tplc="4D9EF582">
      <w:start w:val="1"/>
      <w:numFmt w:val="bullet"/>
      <w:lvlText w:val="o"/>
      <w:lvlJc w:val="left"/>
      <w:pPr>
        <w:ind w:left="6818" w:hanging="360"/>
      </w:pPr>
      <w:rPr>
        <w:rFonts w:ascii="Courier New" w:hAnsi="Courier New" w:hint="default"/>
      </w:rPr>
    </w:lvl>
    <w:lvl w:ilvl="8" w:tplc="404CF71A">
      <w:start w:val="1"/>
      <w:numFmt w:val="bullet"/>
      <w:lvlText w:val=""/>
      <w:lvlJc w:val="left"/>
      <w:pPr>
        <w:ind w:left="7538" w:hanging="360"/>
      </w:pPr>
      <w:rPr>
        <w:rFonts w:ascii="Wingdings" w:hAnsi="Wingdings" w:hint="default"/>
      </w:rPr>
    </w:lvl>
  </w:abstractNum>
  <w:abstractNum w:abstractNumId="1" w15:restartNumberingAfterBreak="0">
    <w:nsid w:val="07600E45"/>
    <w:multiLevelType w:val="hybridMultilevel"/>
    <w:tmpl w:val="1416DF5C"/>
    <w:lvl w:ilvl="0" w:tplc="FBDCDEEE">
      <w:start w:val="1"/>
      <w:numFmt w:val="upp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0CB65723"/>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3" w15:restartNumberingAfterBreak="0">
    <w:nsid w:val="10583F46"/>
    <w:multiLevelType w:val="hybridMultilevel"/>
    <w:tmpl w:val="464A1094"/>
    <w:lvl w:ilvl="0" w:tplc="71B00070">
      <w:start w:val="1"/>
      <w:numFmt w:val="lowerRoman"/>
      <w:lvlText w:val="%1."/>
      <w:lvlJc w:val="left"/>
      <w:pPr>
        <w:ind w:left="1211" w:hanging="360"/>
      </w:pPr>
    </w:lvl>
    <w:lvl w:ilvl="1" w:tplc="188E5CC0">
      <w:start w:val="1"/>
      <w:numFmt w:val="lowerLetter"/>
      <w:lvlText w:val="%2."/>
      <w:lvlJc w:val="left"/>
      <w:pPr>
        <w:ind w:left="1931" w:hanging="360"/>
      </w:pPr>
    </w:lvl>
    <w:lvl w:ilvl="2" w:tplc="A36CDDB8">
      <w:start w:val="1"/>
      <w:numFmt w:val="lowerRoman"/>
      <w:lvlText w:val="%3."/>
      <w:lvlJc w:val="right"/>
      <w:pPr>
        <w:ind w:left="2651" w:hanging="180"/>
      </w:pPr>
    </w:lvl>
    <w:lvl w:ilvl="3" w:tplc="6D7EF4D6">
      <w:start w:val="1"/>
      <w:numFmt w:val="decimal"/>
      <w:lvlText w:val="%4."/>
      <w:lvlJc w:val="left"/>
      <w:pPr>
        <w:ind w:left="3371" w:hanging="360"/>
      </w:pPr>
    </w:lvl>
    <w:lvl w:ilvl="4" w:tplc="5EA443D8">
      <w:start w:val="1"/>
      <w:numFmt w:val="lowerLetter"/>
      <w:lvlText w:val="%5."/>
      <w:lvlJc w:val="left"/>
      <w:pPr>
        <w:ind w:left="4091" w:hanging="360"/>
      </w:pPr>
    </w:lvl>
    <w:lvl w:ilvl="5" w:tplc="3DA66EE2">
      <w:start w:val="1"/>
      <w:numFmt w:val="lowerRoman"/>
      <w:lvlText w:val="%6."/>
      <w:lvlJc w:val="right"/>
      <w:pPr>
        <w:ind w:left="4811" w:hanging="180"/>
      </w:pPr>
    </w:lvl>
    <w:lvl w:ilvl="6" w:tplc="4C68B498">
      <w:start w:val="1"/>
      <w:numFmt w:val="decimal"/>
      <w:lvlText w:val="%7."/>
      <w:lvlJc w:val="left"/>
      <w:pPr>
        <w:ind w:left="5531" w:hanging="360"/>
      </w:pPr>
    </w:lvl>
    <w:lvl w:ilvl="7" w:tplc="BBAC6122">
      <w:start w:val="1"/>
      <w:numFmt w:val="lowerLetter"/>
      <w:lvlText w:val="%8."/>
      <w:lvlJc w:val="left"/>
      <w:pPr>
        <w:ind w:left="6251" w:hanging="360"/>
      </w:pPr>
    </w:lvl>
    <w:lvl w:ilvl="8" w:tplc="D4ECDBB0">
      <w:start w:val="1"/>
      <w:numFmt w:val="lowerRoman"/>
      <w:lvlText w:val="%9."/>
      <w:lvlJc w:val="right"/>
      <w:pPr>
        <w:ind w:left="6971" w:hanging="180"/>
      </w:pPr>
    </w:lvl>
  </w:abstractNum>
  <w:abstractNum w:abstractNumId="4" w15:restartNumberingAfterBreak="0">
    <w:nsid w:val="131E11CD"/>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5" w15:restartNumberingAfterBreak="0">
    <w:nsid w:val="278D06E0"/>
    <w:multiLevelType w:val="hybridMultilevel"/>
    <w:tmpl w:val="D1E016E2"/>
    <w:lvl w:ilvl="0" w:tplc="26086C94">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A2F908A"/>
    <w:multiLevelType w:val="hybridMultilevel"/>
    <w:tmpl w:val="BDF27558"/>
    <w:lvl w:ilvl="0" w:tplc="4096086A">
      <w:start w:val="1"/>
      <w:numFmt w:val="bullet"/>
      <w:lvlText w:val=""/>
      <w:lvlJc w:val="left"/>
      <w:pPr>
        <w:ind w:left="720" w:hanging="360"/>
      </w:pPr>
      <w:rPr>
        <w:rFonts w:ascii="Wingdings" w:hAnsi="Wingdings" w:hint="default"/>
      </w:rPr>
    </w:lvl>
    <w:lvl w:ilvl="1" w:tplc="26CA5862">
      <w:start w:val="1"/>
      <w:numFmt w:val="bullet"/>
      <w:lvlText w:val="o"/>
      <w:lvlJc w:val="left"/>
      <w:pPr>
        <w:ind w:left="1440" w:hanging="360"/>
      </w:pPr>
      <w:rPr>
        <w:rFonts w:ascii="Courier New" w:hAnsi="Courier New" w:hint="default"/>
      </w:rPr>
    </w:lvl>
    <w:lvl w:ilvl="2" w:tplc="27A06CA0">
      <w:start w:val="1"/>
      <w:numFmt w:val="bullet"/>
      <w:lvlText w:val=""/>
      <w:lvlJc w:val="left"/>
      <w:pPr>
        <w:ind w:left="2160" w:hanging="360"/>
      </w:pPr>
      <w:rPr>
        <w:rFonts w:ascii="Wingdings" w:hAnsi="Wingdings" w:hint="default"/>
      </w:rPr>
    </w:lvl>
    <w:lvl w:ilvl="3" w:tplc="CA7C8944">
      <w:start w:val="1"/>
      <w:numFmt w:val="bullet"/>
      <w:lvlText w:val=""/>
      <w:lvlJc w:val="left"/>
      <w:pPr>
        <w:ind w:left="2880" w:hanging="360"/>
      </w:pPr>
      <w:rPr>
        <w:rFonts w:ascii="Symbol" w:hAnsi="Symbol" w:hint="default"/>
      </w:rPr>
    </w:lvl>
    <w:lvl w:ilvl="4" w:tplc="A156E3AC">
      <w:start w:val="1"/>
      <w:numFmt w:val="bullet"/>
      <w:lvlText w:val="o"/>
      <w:lvlJc w:val="left"/>
      <w:pPr>
        <w:ind w:left="3600" w:hanging="360"/>
      </w:pPr>
      <w:rPr>
        <w:rFonts w:ascii="Courier New" w:hAnsi="Courier New" w:hint="default"/>
      </w:rPr>
    </w:lvl>
    <w:lvl w:ilvl="5" w:tplc="03680764">
      <w:start w:val="1"/>
      <w:numFmt w:val="bullet"/>
      <w:lvlText w:val=""/>
      <w:lvlJc w:val="left"/>
      <w:pPr>
        <w:ind w:left="4320" w:hanging="360"/>
      </w:pPr>
      <w:rPr>
        <w:rFonts w:ascii="Wingdings" w:hAnsi="Wingdings" w:hint="default"/>
      </w:rPr>
    </w:lvl>
    <w:lvl w:ilvl="6" w:tplc="E91A37C8">
      <w:start w:val="1"/>
      <w:numFmt w:val="bullet"/>
      <w:lvlText w:val=""/>
      <w:lvlJc w:val="left"/>
      <w:pPr>
        <w:ind w:left="5040" w:hanging="360"/>
      </w:pPr>
      <w:rPr>
        <w:rFonts w:ascii="Symbol" w:hAnsi="Symbol" w:hint="default"/>
      </w:rPr>
    </w:lvl>
    <w:lvl w:ilvl="7" w:tplc="698ECD20">
      <w:start w:val="1"/>
      <w:numFmt w:val="bullet"/>
      <w:lvlText w:val="o"/>
      <w:lvlJc w:val="left"/>
      <w:pPr>
        <w:ind w:left="5760" w:hanging="360"/>
      </w:pPr>
      <w:rPr>
        <w:rFonts w:ascii="Courier New" w:hAnsi="Courier New" w:hint="default"/>
      </w:rPr>
    </w:lvl>
    <w:lvl w:ilvl="8" w:tplc="E8744CA2">
      <w:start w:val="1"/>
      <w:numFmt w:val="bullet"/>
      <w:lvlText w:val=""/>
      <w:lvlJc w:val="left"/>
      <w:pPr>
        <w:ind w:left="6480" w:hanging="360"/>
      </w:pPr>
      <w:rPr>
        <w:rFonts w:ascii="Wingdings" w:hAnsi="Wingdings" w:hint="default"/>
      </w:rPr>
    </w:lvl>
  </w:abstractNum>
  <w:abstractNum w:abstractNumId="7" w15:restartNumberingAfterBreak="0">
    <w:nsid w:val="2E9DB487"/>
    <w:multiLevelType w:val="hybridMultilevel"/>
    <w:tmpl w:val="8730A9A2"/>
    <w:lvl w:ilvl="0" w:tplc="3A46E4C0">
      <w:start w:val="1"/>
      <w:numFmt w:val="bullet"/>
      <w:lvlText w:val=""/>
      <w:lvlJc w:val="left"/>
      <w:pPr>
        <w:ind w:left="720" w:hanging="360"/>
      </w:pPr>
      <w:rPr>
        <w:rFonts w:ascii="Wingdings" w:hAnsi="Wingdings" w:hint="default"/>
      </w:rPr>
    </w:lvl>
    <w:lvl w:ilvl="1" w:tplc="4F142F36">
      <w:start w:val="1"/>
      <w:numFmt w:val="bullet"/>
      <w:lvlText w:val="o"/>
      <w:lvlJc w:val="left"/>
      <w:pPr>
        <w:ind w:left="1440" w:hanging="360"/>
      </w:pPr>
      <w:rPr>
        <w:rFonts w:ascii="Courier New" w:hAnsi="Courier New" w:hint="default"/>
      </w:rPr>
    </w:lvl>
    <w:lvl w:ilvl="2" w:tplc="B210B5B6">
      <w:start w:val="1"/>
      <w:numFmt w:val="bullet"/>
      <w:lvlText w:val=""/>
      <w:lvlJc w:val="left"/>
      <w:pPr>
        <w:ind w:left="2160" w:hanging="360"/>
      </w:pPr>
      <w:rPr>
        <w:rFonts w:ascii="Wingdings" w:hAnsi="Wingdings" w:hint="default"/>
      </w:rPr>
    </w:lvl>
    <w:lvl w:ilvl="3" w:tplc="BC885708">
      <w:start w:val="1"/>
      <w:numFmt w:val="bullet"/>
      <w:lvlText w:val=""/>
      <w:lvlJc w:val="left"/>
      <w:pPr>
        <w:ind w:left="2880" w:hanging="360"/>
      </w:pPr>
      <w:rPr>
        <w:rFonts w:ascii="Symbol" w:hAnsi="Symbol" w:hint="default"/>
      </w:rPr>
    </w:lvl>
    <w:lvl w:ilvl="4" w:tplc="2FB0E948">
      <w:start w:val="1"/>
      <w:numFmt w:val="bullet"/>
      <w:lvlText w:val="o"/>
      <w:lvlJc w:val="left"/>
      <w:pPr>
        <w:ind w:left="3600" w:hanging="360"/>
      </w:pPr>
      <w:rPr>
        <w:rFonts w:ascii="Courier New" w:hAnsi="Courier New" w:hint="default"/>
      </w:rPr>
    </w:lvl>
    <w:lvl w:ilvl="5" w:tplc="055E5DCA">
      <w:start w:val="1"/>
      <w:numFmt w:val="bullet"/>
      <w:lvlText w:val=""/>
      <w:lvlJc w:val="left"/>
      <w:pPr>
        <w:ind w:left="4320" w:hanging="360"/>
      </w:pPr>
      <w:rPr>
        <w:rFonts w:ascii="Wingdings" w:hAnsi="Wingdings" w:hint="default"/>
      </w:rPr>
    </w:lvl>
    <w:lvl w:ilvl="6" w:tplc="850C8A2A">
      <w:start w:val="1"/>
      <w:numFmt w:val="bullet"/>
      <w:lvlText w:val=""/>
      <w:lvlJc w:val="left"/>
      <w:pPr>
        <w:ind w:left="5040" w:hanging="360"/>
      </w:pPr>
      <w:rPr>
        <w:rFonts w:ascii="Symbol" w:hAnsi="Symbol" w:hint="default"/>
      </w:rPr>
    </w:lvl>
    <w:lvl w:ilvl="7" w:tplc="1444F9B8">
      <w:start w:val="1"/>
      <w:numFmt w:val="bullet"/>
      <w:lvlText w:val="o"/>
      <w:lvlJc w:val="left"/>
      <w:pPr>
        <w:ind w:left="5760" w:hanging="360"/>
      </w:pPr>
      <w:rPr>
        <w:rFonts w:ascii="Courier New" w:hAnsi="Courier New" w:hint="default"/>
      </w:rPr>
    </w:lvl>
    <w:lvl w:ilvl="8" w:tplc="9E164B8C">
      <w:start w:val="1"/>
      <w:numFmt w:val="bullet"/>
      <w:lvlText w:val=""/>
      <w:lvlJc w:val="left"/>
      <w:pPr>
        <w:ind w:left="6480" w:hanging="360"/>
      </w:pPr>
      <w:rPr>
        <w:rFonts w:ascii="Wingdings" w:hAnsi="Wingdings" w:hint="default"/>
      </w:rPr>
    </w:lvl>
  </w:abstractNum>
  <w:abstractNum w:abstractNumId="8" w15:restartNumberingAfterBreak="0">
    <w:nsid w:val="3E481630"/>
    <w:multiLevelType w:val="hybridMultilevel"/>
    <w:tmpl w:val="BD24BD9A"/>
    <w:lvl w:ilvl="0" w:tplc="4C607CA2">
      <w:start w:val="1"/>
      <w:numFmt w:val="decimal"/>
      <w:lvlText w:val="%1."/>
      <w:lvlJc w:val="left"/>
      <w:pPr>
        <w:ind w:left="720" w:hanging="360"/>
      </w:pPr>
    </w:lvl>
    <w:lvl w:ilvl="1" w:tplc="F02AFB26">
      <w:start w:val="1"/>
      <w:numFmt w:val="decimal"/>
      <w:lvlText w:val="%2."/>
      <w:lvlJc w:val="left"/>
      <w:pPr>
        <w:ind w:left="1440" w:hanging="360"/>
      </w:pPr>
    </w:lvl>
    <w:lvl w:ilvl="2" w:tplc="ACC81B36">
      <w:start w:val="1"/>
      <w:numFmt w:val="lowerRoman"/>
      <w:lvlText w:val="%3."/>
      <w:lvlJc w:val="right"/>
      <w:pPr>
        <w:ind w:left="2160" w:hanging="180"/>
      </w:pPr>
    </w:lvl>
    <w:lvl w:ilvl="3" w:tplc="36C0B0EA">
      <w:start w:val="1"/>
      <w:numFmt w:val="decimal"/>
      <w:lvlText w:val="%4."/>
      <w:lvlJc w:val="left"/>
      <w:pPr>
        <w:ind w:left="2880" w:hanging="360"/>
      </w:pPr>
    </w:lvl>
    <w:lvl w:ilvl="4" w:tplc="80302744">
      <w:start w:val="1"/>
      <w:numFmt w:val="lowerLetter"/>
      <w:lvlText w:val="%5."/>
      <w:lvlJc w:val="left"/>
      <w:pPr>
        <w:ind w:left="3600" w:hanging="360"/>
      </w:pPr>
    </w:lvl>
    <w:lvl w:ilvl="5" w:tplc="D28E1186">
      <w:start w:val="1"/>
      <w:numFmt w:val="lowerRoman"/>
      <w:lvlText w:val="%6."/>
      <w:lvlJc w:val="right"/>
      <w:pPr>
        <w:ind w:left="4320" w:hanging="180"/>
      </w:pPr>
    </w:lvl>
    <w:lvl w:ilvl="6" w:tplc="8D14CE68">
      <w:start w:val="1"/>
      <w:numFmt w:val="decimal"/>
      <w:lvlText w:val="%7."/>
      <w:lvlJc w:val="left"/>
      <w:pPr>
        <w:ind w:left="5040" w:hanging="360"/>
      </w:pPr>
    </w:lvl>
    <w:lvl w:ilvl="7" w:tplc="160AE0F2">
      <w:start w:val="1"/>
      <w:numFmt w:val="lowerLetter"/>
      <w:lvlText w:val="%8."/>
      <w:lvlJc w:val="left"/>
      <w:pPr>
        <w:ind w:left="5760" w:hanging="360"/>
      </w:pPr>
    </w:lvl>
    <w:lvl w:ilvl="8" w:tplc="434C367C">
      <w:start w:val="1"/>
      <w:numFmt w:val="lowerRoman"/>
      <w:lvlText w:val="%9."/>
      <w:lvlJc w:val="right"/>
      <w:pPr>
        <w:ind w:left="6480" w:hanging="180"/>
      </w:pPr>
    </w:lvl>
  </w:abstractNum>
  <w:abstractNum w:abstractNumId="9" w15:restartNumberingAfterBreak="0">
    <w:nsid w:val="41D29918"/>
    <w:multiLevelType w:val="hybridMultilevel"/>
    <w:tmpl w:val="CD360ACA"/>
    <w:lvl w:ilvl="0" w:tplc="26086C94">
      <w:start w:val="1"/>
      <w:numFmt w:val="bullet"/>
      <w:lvlText w:val=""/>
      <w:lvlJc w:val="left"/>
      <w:pPr>
        <w:ind w:left="720" w:hanging="360"/>
      </w:pPr>
      <w:rPr>
        <w:rFonts w:ascii="Symbol" w:hAnsi="Symbol" w:hint="default"/>
      </w:rPr>
    </w:lvl>
    <w:lvl w:ilvl="1" w:tplc="F9885EA8">
      <w:start w:val="1"/>
      <w:numFmt w:val="bullet"/>
      <w:lvlText w:val="o"/>
      <w:lvlJc w:val="left"/>
      <w:pPr>
        <w:ind w:left="1440" w:hanging="360"/>
      </w:pPr>
      <w:rPr>
        <w:rFonts w:ascii="Courier New" w:hAnsi="Courier New" w:hint="default"/>
      </w:rPr>
    </w:lvl>
    <w:lvl w:ilvl="2" w:tplc="EA4CE574">
      <w:start w:val="1"/>
      <w:numFmt w:val="bullet"/>
      <w:lvlText w:val=""/>
      <w:lvlJc w:val="left"/>
      <w:pPr>
        <w:ind w:left="2160" w:hanging="360"/>
      </w:pPr>
      <w:rPr>
        <w:rFonts w:ascii="Wingdings" w:hAnsi="Wingdings" w:hint="default"/>
      </w:rPr>
    </w:lvl>
    <w:lvl w:ilvl="3" w:tplc="292612CE">
      <w:start w:val="1"/>
      <w:numFmt w:val="bullet"/>
      <w:lvlText w:val=""/>
      <w:lvlJc w:val="left"/>
      <w:pPr>
        <w:ind w:left="2880" w:hanging="360"/>
      </w:pPr>
      <w:rPr>
        <w:rFonts w:ascii="Symbol" w:hAnsi="Symbol" w:hint="default"/>
      </w:rPr>
    </w:lvl>
    <w:lvl w:ilvl="4" w:tplc="D65641B6">
      <w:start w:val="1"/>
      <w:numFmt w:val="bullet"/>
      <w:lvlText w:val="o"/>
      <w:lvlJc w:val="left"/>
      <w:pPr>
        <w:ind w:left="3600" w:hanging="360"/>
      </w:pPr>
      <w:rPr>
        <w:rFonts w:ascii="Courier New" w:hAnsi="Courier New" w:hint="default"/>
      </w:rPr>
    </w:lvl>
    <w:lvl w:ilvl="5" w:tplc="312CDFFA">
      <w:start w:val="1"/>
      <w:numFmt w:val="bullet"/>
      <w:lvlText w:val=""/>
      <w:lvlJc w:val="left"/>
      <w:pPr>
        <w:ind w:left="4320" w:hanging="360"/>
      </w:pPr>
      <w:rPr>
        <w:rFonts w:ascii="Wingdings" w:hAnsi="Wingdings" w:hint="default"/>
      </w:rPr>
    </w:lvl>
    <w:lvl w:ilvl="6" w:tplc="F5D6C2B0">
      <w:start w:val="1"/>
      <w:numFmt w:val="bullet"/>
      <w:lvlText w:val=""/>
      <w:lvlJc w:val="left"/>
      <w:pPr>
        <w:ind w:left="5040" w:hanging="360"/>
      </w:pPr>
      <w:rPr>
        <w:rFonts w:ascii="Symbol" w:hAnsi="Symbol" w:hint="default"/>
      </w:rPr>
    </w:lvl>
    <w:lvl w:ilvl="7" w:tplc="7E84EACA">
      <w:start w:val="1"/>
      <w:numFmt w:val="bullet"/>
      <w:lvlText w:val="o"/>
      <w:lvlJc w:val="left"/>
      <w:pPr>
        <w:ind w:left="5760" w:hanging="360"/>
      </w:pPr>
      <w:rPr>
        <w:rFonts w:ascii="Courier New" w:hAnsi="Courier New" w:hint="default"/>
      </w:rPr>
    </w:lvl>
    <w:lvl w:ilvl="8" w:tplc="C5B8D6D6">
      <w:start w:val="1"/>
      <w:numFmt w:val="bullet"/>
      <w:lvlText w:val=""/>
      <w:lvlJc w:val="left"/>
      <w:pPr>
        <w:ind w:left="6480" w:hanging="360"/>
      </w:pPr>
      <w:rPr>
        <w:rFonts w:ascii="Wingdings" w:hAnsi="Wingdings" w:hint="default"/>
      </w:rPr>
    </w:lvl>
  </w:abstractNum>
  <w:abstractNum w:abstractNumId="10" w15:restartNumberingAfterBreak="0">
    <w:nsid w:val="49323AE1"/>
    <w:multiLevelType w:val="hybridMultilevel"/>
    <w:tmpl w:val="14A20986"/>
    <w:lvl w:ilvl="0" w:tplc="1AE2D28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3B80365"/>
    <w:multiLevelType w:val="multilevel"/>
    <w:tmpl w:val="92D8E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6D60778"/>
    <w:multiLevelType w:val="hybridMultilevel"/>
    <w:tmpl w:val="1416DF5C"/>
    <w:lvl w:ilvl="0" w:tplc="FFFFFFFF">
      <w:start w:val="1"/>
      <w:numFmt w:val="upp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3" w15:restartNumberingAfterBreak="0">
    <w:nsid w:val="59962142"/>
    <w:multiLevelType w:val="hybridMultilevel"/>
    <w:tmpl w:val="56FC5B42"/>
    <w:lvl w:ilvl="0" w:tplc="71A8C7DA">
      <w:start w:val="1"/>
      <w:numFmt w:val="upperRoman"/>
      <w:lvlText w:val="%1."/>
      <w:lvlJc w:val="left"/>
      <w:pPr>
        <w:ind w:left="2138" w:hanging="720"/>
      </w:pPr>
      <w:rPr>
        <w:rFonts w:hint="default"/>
        <w:b/>
      </w:rPr>
    </w:lvl>
    <w:lvl w:ilvl="1" w:tplc="04160019">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4" w15:restartNumberingAfterBreak="0">
    <w:nsid w:val="60B143A1"/>
    <w:multiLevelType w:val="hybridMultilevel"/>
    <w:tmpl w:val="087A97AE"/>
    <w:lvl w:ilvl="0" w:tplc="ED849ED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5" w15:restartNumberingAfterBreak="0">
    <w:nsid w:val="673EA84B"/>
    <w:multiLevelType w:val="hybridMultilevel"/>
    <w:tmpl w:val="11646B24"/>
    <w:lvl w:ilvl="0" w:tplc="D204790E">
      <w:start w:val="1"/>
      <w:numFmt w:val="bullet"/>
      <w:lvlText w:val=""/>
      <w:lvlJc w:val="left"/>
      <w:pPr>
        <w:ind w:left="720" w:hanging="360"/>
      </w:pPr>
      <w:rPr>
        <w:rFonts w:ascii="Symbol" w:hAnsi="Symbol" w:hint="default"/>
      </w:rPr>
    </w:lvl>
    <w:lvl w:ilvl="1" w:tplc="988224BA">
      <w:start w:val="1"/>
      <w:numFmt w:val="bullet"/>
      <w:lvlText w:val="o"/>
      <w:lvlJc w:val="left"/>
      <w:pPr>
        <w:ind w:left="1440" w:hanging="360"/>
      </w:pPr>
      <w:rPr>
        <w:rFonts w:ascii="Courier New" w:hAnsi="Courier New" w:hint="default"/>
      </w:rPr>
    </w:lvl>
    <w:lvl w:ilvl="2" w:tplc="453A282A">
      <w:start w:val="1"/>
      <w:numFmt w:val="bullet"/>
      <w:lvlText w:val=""/>
      <w:lvlJc w:val="left"/>
      <w:pPr>
        <w:ind w:left="2160" w:hanging="360"/>
      </w:pPr>
      <w:rPr>
        <w:rFonts w:ascii="Wingdings" w:hAnsi="Wingdings" w:hint="default"/>
      </w:rPr>
    </w:lvl>
    <w:lvl w:ilvl="3" w:tplc="2BB628B6">
      <w:start w:val="1"/>
      <w:numFmt w:val="bullet"/>
      <w:lvlText w:val=""/>
      <w:lvlJc w:val="left"/>
      <w:pPr>
        <w:ind w:left="2880" w:hanging="360"/>
      </w:pPr>
      <w:rPr>
        <w:rFonts w:ascii="Symbol" w:hAnsi="Symbol" w:hint="default"/>
      </w:rPr>
    </w:lvl>
    <w:lvl w:ilvl="4" w:tplc="1FAC9228">
      <w:start w:val="1"/>
      <w:numFmt w:val="bullet"/>
      <w:lvlText w:val="o"/>
      <w:lvlJc w:val="left"/>
      <w:pPr>
        <w:ind w:left="3600" w:hanging="360"/>
      </w:pPr>
      <w:rPr>
        <w:rFonts w:ascii="Courier New" w:hAnsi="Courier New" w:hint="default"/>
      </w:rPr>
    </w:lvl>
    <w:lvl w:ilvl="5" w:tplc="6D420AE0">
      <w:start w:val="1"/>
      <w:numFmt w:val="bullet"/>
      <w:lvlText w:val=""/>
      <w:lvlJc w:val="left"/>
      <w:pPr>
        <w:ind w:left="4320" w:hanging="360"/>
      </w:pPr>
      <w:rPr>
        <w:rFonts w:ascii="Wingdings" w:hAnsi="Wingdings" w:hint="default"/>
      </w:rPr>
    </w:lvl>
    <w:lvl w:ilvl="6" w:tplc="9B2A2768">
      <w:start w:val="1"/>
      <w:numFmt w:val="bullet"/>
      <w:lvlText w:val=""/>
      <w:lvlJc w:val="left"/>
      <w:pPr>
        <w:ind w:left="5040" w:hanging="360"/>
      </w:pPr>
      <w:rPr>
        <w:rFonts w:ascii="Symbol" w:hAnsi="Symbol" w:hint="default"/>
      </w:rPr>
    </w:lvl>
    <w:lvl w:ilvl="7" w:tplc="36220190">
      <w:start w:val="1"/>
      <w:numFmt w:val="bullet"/>
      <w:lvlText w:val="o"/>
      <w:lvlJc w:val="left"/>
      <w:pPr>
        <w:ind w:left="5760" w:hanging="360"/>
      </w:pPr>
      <w:rPr>
        <w:rFonts w:ascii="Courier New" w:hAnsi="Courier New" w:hint="default"/>
      </w:rPr>
    </w:lvl>
    <w:lvl w:ilvl="8" w:tplc="5F687C0E">
      <w:start w:val="1"/>
      <w:numFmt w:val="bullet"/>
      <w:lvlText w:val=""/>
      <w:lvlJc w:val="left"/>
      <w:pPr>
        <w:ind w:left="6480" w:hanging="360"/>
      </w:pPr>
      <w:rPr>
        <w:rFonts w:ascii="Wingdings" w:hAnsi="Wingdings" w:hint="default"/>
      </w:rPr>
    </w:lvl>
  </w:abstractNum>
  <w:abstractNum w:abstractNumId="16" w15:restartNumberingAfterBreak="0">
    <w:nsid w:val="6C842046"/>
    <w:multiLevelType w:val="hybridMultilevel"/>
    <w:tmpl w:val="F87A2814"/>
    <w:lvl w:ilvl="0" w:tplc="F6E20118">
      <w:start w:val="1"/>
      <w:numFmt w:val="bullet"/>
      <w:lvlText w:val=""/>
      <w:lvlJc w:val="left"/>
      <w:pPr>
        <w:ind w:left="720" w:hanging="360"/>
      </w:pPr>
      <w:rPr>
        <w:rFonts w:ascii="Symbol" w:hAnsi="Symbol" w:hint="default"/>
      </w:rPr>
    </w:lvl>
    <w:lvl w:ilvl="1" w:tplc="35186252">
      <w:start w:val="1"/>
      <w:numFmt w:val="bullet"/>
      <w:lvlText w:val="o"/>
      <w:lvlJc w:val="left"/>
      <w:pPr>
        <w:ind w:left="1440" w:hanging="360"/>
      </w:pPr>
      <w:rPr>
        <w:rFonts w:ascii="Courier New" w:hAnsi="Courier New" w:hint="default"/>
      </w:rPr>
    </w:lvl>
    <w:lvl w:ilvl="2" w:tplc="66A427E6">
      <w:start w:val="1"/>
      <w:numFmt w:val="bullet"/>
      <w:lvlText w:val=""/>
      <w:lvlJc w:val="left"/>
      <w:pPr>
        <w:ind w:left="2160" w:hanging="360"/>
      </w:pPr>
      <w:rPr>
        <w:rFonts w:ascii="Wingdings" w:hAnsi="Wingdings" w:hint="default"/>
      </w:rPr>
    </w:lvl>
    <w:lvl w:ilvl="3" w:tplc="0DCEE79E">
      <w:start w:val="1"/>
      <w:numFmt w:val="bullet"/>
      <w:lvlText w:val=""/>
      <w:lvlJc w:val="left"/>
      <w:pPr>
        <w:ind w:left="2880" w:hanging="360"/>
      </w:pPr>
      <w:rPr>
        <w:rFonts w:ascii="Symbol" w:hAnsi="Symbol" w:hint="default"/>
      </w:rPr>
    </w:lvl>
    <w:lvl w:ilvl="4" w:tplc="3A040A9C">
      <w:start w:val="1"/>
      <w:numFmt w:val="bullet"/>
      <w:lvlText w:val="o"/>
      <w:lvlJc w:val="left"/>
      <w:pPr>
        <w:ind w:left="3600" w:hanging="360"/>
      </w:pPr>
      <w:rPr>
        <w:rFonts w:ascii="Courier New" w:hAnsi="Courier New" w:hint="default"/>
      </w:rPr>
    </w:lvl>
    <w:lvl w:ilvl="5" w:tplc="40CE812E">
      <w:start w:val="1"/>
      <w:numFmt w:val="bullet"/>
      <w:lvlText w:val=""/>
      <w:lvlJc w:val="left"/>
      <w:pPr>
        <w:ind w:left="4320" w:hanging="360"/>
      </w:pPr>
      <w:rPr>
        <w:rFonts w:ascii="Wingdings" w:hAnsi="Wingdings" w:hint="default"/>
      </w:rPr>
    </w:lvl>
    <w:lvl w:ilvl="6" w:tplc="5184CD82">
      <w:start w:val="1"/>
      <w:numFmt w:val="bullet"/>
      <w:lvlText w:val=""/>
      <w:lvlJc w:val="left"/>
      <w:pPr>
        <w:ind w:left="5040" w:hanging="360"/>
      </w:pPr>
      <w:rPr>
        <w:rFonts w:ascii="Symbol" w:hAnsi="Symbol" w:hint="default"/>
      </w:rPr>
    </w:lvl>
    <w:lvl w:ilvl="7" w:tplc="82268CDE">
      <w:start w:val="1"/>
      <w:numFmt w:val="bullet"/>
      <w:lvlText w:val="o"/>
      <w:lvlJc w:val="left"/>
      <w:pPr>
        <w:ind w:left="5760" w:hanging="360"/>
      </w:pPr>
      <w:rPr>
        <w:rFonts w:ascii="Courier New" w:hAnsi="Courier New" w:hint="default"/>
      </w:rPr>
    </w:lvl>
    <w:lvl w:ilvl="8" w:tplc="8A0459B6">
      <w:start w:val="1"/>
      <w:numFmt w:val="bullet"/>
      <w:lvlText w:val=""/>
      <w:lvlJc w:val="left"/>
      <w:pPr>
        <w:ind w:left="6480" w:hanging="360"/>
      </w:pPr>
      <w:rPr>
        <w:rFonts w:ascii="Wingdings" w:hAnsi="Wingdings" w:hint="default"/>
      </w:rPr>
    </w:lvl>
  </w:abstractNum>
  <w:abstractNum w:abstractNumId="17" w15:restartNumberingAfterBreak="0">
    <w:nsid w:val="6EF750CD"/>
    <w:multiLevelType w:val="hybridMultilevel"/>
    <w:tmpl w:val="27C62B40"/>
    <w:lvl w:ilvl="0" w:tplc="FFFFFFFF">
      <w:start w:val="1"/>
      <w:numFmt w:val="upperLetter"/>
      <w:lvlText w:val="%1)"/>
      <w:lvlJc w:val="left"/>
      <w:pPr>
        <w:ind w:left="177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10229F2"/>
    <w:multiLevelType w:val="hybridMultilevel"/>
    <w:tmpl w:val="B55635FE"/>
    <w:lvl w:ilvl="0" w:tplc="0416000F">
      <w:start w:val="1"/>
      <w:numFmt w:val="decimal"/>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num w:numId="1" w16cid:durableId="78719019">
    <w:abstractNumId w:val="7"/>
  </w:num>
  <w:num w:numId="2" w16cid:durableId="712971608">
    <w:abstractNumId w:val="6"/>
  </w:num>
  <w:num w:numId="3" w16cid:durableId="276135883">
    <w:abstractNumId w:val="15"/>
  </w:num>
  <w:num w:numId="4" w16cid:durableId="880635030">
    <w:abstractNumId w:val="0"/>
  </w:num>
  <w:num w:numId="5" w16cid:durableId="863909413">
    <w:abstractNumId w:val="9"/>
  </w:num>
  <w:num w:numId="6" w16cid:durableId="1001738237">
    <w:abstractNumId w:val="16"/>
  </w:num>
  <w:num w:numId="7" w16cid:durableId="1238631331">
    <w:abstractNumId w:val="11"/>
  </w:num>
  <w:num w:numId="8" w16cid:durableId="311832650">
    <w:abstractNumId w:val="10"/>
  </w:num>
  <w:num w:numId="9" w16cid:durableId="773793060">
    <w:abstractNumId w:val="3"/>
  </w:num>
  <w:num w:numId="10" w16cid:durableId="213280211">
    <w:abstractNumId w:val="8"/>
  </w:num>
  <w:num w:numId="11" w16cid:durableId="1805810055">
    <w:abstractNumId w:val="4"/>
  </w:num>
  <w:num w:numId="12" w16cid:durableId="778985763">
    <w:abstractNumId w:val="13"/>
  </w:num>
  <w:num w:numId="13" w16cid:durableId="302198787">
    <w:abstractNumId w:val="5"/>
  </w:num>
  <w:num w:numId="14" w16cid:durableId="454981692">
    <w:abstractNumId w:val="2"/>
  </w:num>
  <w:num w:numId="15" w16cid:durableId="27606248">
    <w:abstractNumId w:val="18"/>
  </w:num>
  <w:num w:numId="16" w16cid:durableId="1420907868">
    <w:abstractNumId w:val="1"/>
  </w:num>
  <w:num w:numId="17" w16cid:durableId="754786078">
    <w:abstractNumId w:val="12"/>
  </w:num>
  <w:num w:numId="18" w16cid:durableId="1060710296">
    <w:abstractNumId w:val="17"/>
  </w:num>
  <w:num w:numId="19" w16cid:durableId="145799271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Fernando Garcia Landeiro">
    <w15:presenceInfo w15:providerId="AD" w15:userId="S::luiz.landeiro@glcm.com.br::53de2ffc-c4f8-498b-8a65-e4964910cbdc"/>
  </w15:person>
  <w15:person w15:author="Office 01">
    <w15:presenceInfo w15:providerId="AD" w15:userId="S::office01@glcm.com.br::d3aae1f1-d4ac-4804-8e4e-c5094376f3d6"/>
  </w15:person>
  <w15:person w15:author="Danielle Pinheiro">
    <w15:presenceInfo w15:providerId="AD" w15:userId="S::danielle.pinheiro@glcm.com.br::449def28-ea26-4dbe-9713-e26d6830492f"/>
  </w15:person>
  <w15:person w15:author="Marília Saraiva">
    <w15:presenceInfo w15:providerId="AD" w15:userId="S::marilia.saraiva@glcm.com.br::7af22139-ce50-4f02-b7a2-e251682f3a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36"/>
    <w:rsid w:val="00010DD8"/>
    <w:rsid w:val="00017E41"/>
    <w:rsid w:val="000267A5"/>
    <w:rsid w:val="0002744F"/>
    <w:rsid w:val="000277CD"/>
    <w:rsid w:val="000277FB"/>
    <w:rsid w:val="00033D41"/>
    <w:rsid w:val="000415DE"/>
    <w:rsid w:val="00041901"/>
    <w:rsid w:val="000575FF"/>
    <w:rsid w:val="00064216"/>
    <w:rsid w:val="00065783"/>
    <w:rsid w:val="00074BAB"/>
    <w:rsid w:val="00085E6E"/>
    <w:rsid w:val="00087F10"/>
    <w:rsid w:val="00090D28"/>
    <w:rsid w:val="000A4472"/>
    <w:rsid w:val="000A475D"/>
    <w:rsid w:val="000B3606"/>
    <w:rsid w:val="000E76D5"/>
    <w:rsid w:val="000F47F3"/>
    <w:rsid w:val="000F68AC"/>
    <w:rsid w:val="000F7AE4"/>
    <w:rsid w:val="00104331"/>
    <w:rsid w:val="001119BF"/>
    <w:rsid w:val="00114D5C"/>
    <w:rsid w:val="00114E76"/>
    <w:rsid w:val="00115A6F"/>
    <w:rsid w:val="00125876"/>
    <w:rsid w:val="00126C32"/>
    <w:rsid w:val="0013426B"/>
    <w:rsid w:val="00152EC0"/>
    <w:rsid w:val="00156FFA"/>
    <w:rsid w:val="001661F0"/>
    <w:rsid w:val="0017077C"/>
    <w:rsid w:val="00185F41"/>
    <w:rsid w:val="001913CD"/>
    <w:rsid w:val="00192066"/>
    <w:rsid w:val="0019263C"/>
    <w:rsid w:val="001A32E0"/>
    <w:rsid w:val="001A34F3"/>
    <w:rsid w:val="001A7B51"/>
    <w:rsid w:val="001B44CA"/>
    <w:rsid w:val="001C456C"/>
    <w:rsid w:val="001D0CFC"/>
    <w:rsid w:val="001D12D9"/>
    <w:rsid w:val="001D4695"/>
    <w:rsid w:val="001E0B8B"/>
    <w:rsid w:val="001E1AE1"/>
    <w:rsid w:val="001E5621"/>
    <w:rsid w:val="001F0286"/>
    <w:rsid w:val="002013D6"/>
    <w:rsid w:val="002062BD"/>
    <w:rsid w:val="00210E3F"/>
    <w:rsid w:val="00222B1E"/>
    <w:rsid w:val="00222C4C"/>
    <w:rsid w:val="00227BC2"/>
    <w:rsid w:val="002454D6"/>
    <w:rsid w:val="00246E2B"/>
    <w:rsid w:val="00246E5F"/>
    <w:rsid w:val="00254672"/>
    <w:rsid w:val="00260477"/>
    <w:rsid w:val="002654CD"/>
    <w:rsid w:val="002702F4"/>
    <w:rsid w:val="002719AE"/>
    <w:rsid w:val="002A722D"/>
    <w:rsid w:val="002B6691"/>
    <w:rsid w:val="002B7134"/>
    <w:rsid w:val="002C2235"/>
    <w:rsid w:val="002C3F7E"/>
    <w:rsid w:val="002D33DE"/>
    <w:rsid w:val="002E37E4"/>
    <w:rsid w:val="002E603F"/>
    <w:rsid w:val="002F03FA"/>
    <w:rsid w:val="002F1B4E"/>
    <w:rsid w:val="002F3DAA"/>
    <w:rsid w:val="002F66E4"/>
    <w:rsid w:val="00313BB3"/>
    <w:rsid w:val="00330BC4"/>
    <w:rsid w:val="003328AA"/>
    <w:rsid w:val="00332F19"/>
    <w:rsid w:val="003344B3"/>
    <w:rsid w:val="00345087"/>
    <w:rsid w:val="00353AA0"/>
    <w:rsid w:val="00360DE2"/>
    <w:rsid w:val="0037655B"/>
    <w:rsid w:val="0038351F"/>
    <w:rsid w:val="003864C2"/>
    <w:rsid w:val="00390AC4"/>
    <w:rsid w:val="003943F4"/>
    <w:rsid w:val="003A28AD"/>
    <w:rsid w:val="003A59DE"/>
    <w:rsid w:val="003B21B9"/>
    <w:rsid w:val="003C558A"/>
    <w:rsid w:val="003D27E9"/>
    <w:rsid w:val="003D4B6B"/>
    <w:rsid w:val="003D7782"/>
    <w:rsid w:val="003E1CB4"/>
    <w:rsid w:val="003E58D1"/>
    <w:rsid w:val="003E5BDE"/>
    <w:rsid w:val="003E602C"/>
    <w:rsid w:val="003F2F91"/>
    <w:rsid w:val="003F38B7"/>
    <w:rsid w:val="003F705A"/>
    <w:rsid w:val="004128FF"/>
    <w:rsid w:val="00412BFB"/>
    <w:rsid w:val="004177D2"/>
    <w:rsid w:val="004252D4"/>
    <w:rsid w:val="00432031"/>
    <w:rsid w:val="00437742"/>
    <w:rsid w:val="00453D44"/>
    <w:rsid w:val="0045D292"/>
    <w:rsid w:val="00463A80"/>
    <w:rsid w:val="0046FE10"/>
    <w:rsid w:val="00470080"/>
    <w:rsid w:val="00470B5F"/>
    <w:rsid w:val="00477E34"/>
    <w:rsid w:val="00487F3A"/>
    <w:rsid w:val="00495B93"/>
    <w:rsid w:val="004A1046"/>
    <w:rsid w:val="004C4B57"/>
    <w:rsid w:val="004D0C30"/>
    <w:rsid w:val="004D457E"/>
    <w:rsid w:val="004D6F89"/>
    <w:rsid w:val="004E429A"/>
    <w:rsid w:val="004F4AAE"/>
    <w:rsid w:val="004F6340"/>
    <w:rsid w:val="0050556F"/>
    <w:rsid w:val="0050719D"/>
    <w:rsid w:val="005142F4"/>
    <w:rsid w:val="005145A6"/>
    <w:rsid w:val="00516B1C"/>
    <w:rsid w:val="00534C09"/>
    <w:rsid w:val="0054285E"/>
    <w:rsid w:val="00542937"/>
    <w:rsid w:val="00543FEA"/>
    <w:rsid w:val="00551DB2"/>
    <w:rsid w:val="00556541"/>
    <w:rsid w:val="00557D65"/>
    <w:rsid w:val="0055C36A"/>
    <w:rsid w:val="00565328"/>
    <w:rsid w:val="00565B4D"/>
    <w:rsid w:val="0057597F"/>
    <w:rsid w:val="0057700D"/>
    <w:rsid w:val="00584830"/>
    <w:rsid w:val="00586B80"/>
    <w:rsid w:val="00592529"/>
    <w:rsid w:val="00599250"/>
    <w:rsid w:val="005A1D50"/>
    <w:rsid w:val="005A26AA"/>
    <w:rsid w:val="005A5B28"/>
    <w:rsid w:val="005B0B41"/>
    <w:rsid w:val="005B18CC"/>
    <w:rsid w:val="005C7946"/>
    <w:rsid w:val="005D4421"/>
    <w:rsid w:val="005D4A09"/>
    <w:rsid w:val="005D77B9"/>
    <w:rsid w:val="005E5B38"/>
    <w:rsid w:val="005F4460"/>
    <w:rsid w:val="0060347A"/>
    <w:rsid w:val="00606641"/>
    <w:rsid w:val="00607AF2"/>
    <w:rsid w:val="00612CF6"/>
    <w:rsid w:val="00615436"/>
    <w:rsid w:val="006167A6"/>
    <w:rsid w:val="00622EE6"/>
    <w:rsid w:val="006269D8"/>
    <w:rsid w:val="00636EBD"/>
    <w:rsid w:val="00640B0A"/>
    <w:rsid w:val="00661DAA"/>
    <w:rsid w:val="00665E94"/>
    <w:rsid w:val="00675788"/>
    <w:rsid w:val="00687CBB"/>
    <w:rsid w:val="00692833"/>
    <w:rsid w:val="006A17C1"/>
    <w:rsid w:val="006A22BB"/>
    <w:rsid w:val="006A7332"/>
    <w:rsid w:val="006A75A7"/>
    <w:rsid w:val="006B1868"/>
    <w:rsid w:val="006C1F6D"/>
    <w:rsid w:val="006C649C"/>
    <w:rsid w:val="006E6A4A"/>
    <w:rsid w:val="006F5347"/>
    <w:rsid w:val="006F65A8"/>
    <w:rsid w:val="007013C9"/>
    <w:rsid w:val="00722909"/>
    <w:rsid w:val="007251DF"/>
    <w:rsid w:val="00730ED6"/>
    <w:rsid w:val="007325D3"/>
    <w:rsid w:val="0073278F"/>
    <w:rsid w:val="00762102"/>
    <w:rsid w:val="007636AB"/>
    <w:rsid w:val="007654BB"/>
    <w:rsid w:val="00767B5F"/>
    <w:rsid w:val="00771305"/>
    <w:rsid w:val="00777D3C"/>
    <w:rsid w:val="00783FBA"/>
    <w:rsid w:val="0078472A"/>
    <w:rsid w:val="007871C9"/>
    <w:rsid w:val="007A2759"/>
    <w:rsid w:val="007A2FB3"/>
    <w:rsid w:val="007A65C9"/>
    <w:rsid w:val="007A6E4A"/>
    <w:rsid w:val="007B07EC"/>
    <w:rsid w:val="007B3E7E"/>
    <w:rsid w:val="007B4566"/>
    <w:rsid w:val="007C188C"/>
    <w:rsid w:val="007D250E"/>
    <w:rsid w:val="007F7C33"/>
    <w:rsid w:val="00804ABF"/>
    <w:rsid w:val="00807AFA"/>
    <w:rsid w:val="0080EC06"/>
    <w:rsid w:val="00814B80"/>
    <w:rsid w:val="008169C6"/>
    <w:rsid w:val="00824DEA"/>
    <w:rsid w:val="00825146"/>
    <w:rsid w:val="008303E0"/>
    <w:rsid w:val="0083678B"/>
    <w:rsid w:val="0085482F"/>
    <w:rsid w:val="008568C6"/>
    <w:rsid w:val="00857607"/>
    <w:rsid w:val="008635DC"/>
    <w:rsid w:val="00882814"/>
    <w:rsid w:val="00883840"/>
    <w:rsid w:val="00883C00"/>
    <w:rsid w:val="00886669"/>
    <w:rsid w:val="00890385"/>
    <w:rsid w:val="008C1E97"/>
    <w:rsid w:val="008D6006"/>
    <w:rsid w:val="008D61E7"/>
    <w:rsid w:val="008E18E2"/>
    <w:rsid w:val="008F1260"/>
    <w:rsid w:val="008F3671"/>
    <w:rsid w:val="008F5DE0"/>
    <w:rsid w:val="008F668A"/>
    <w:rsid w:val="008F6998"/>
    <w:rsid w:val="00905E70"/>
    <w:rsid w:val="00914062"/>
    <w:rsid w:val="00914582"/>
    <w:rsid w:val="00917E70"/>
    <w:rsid w:val="00922CDD"/>
    <w:rsid w:val="009268DA"/>
    <w:rsid w:val="00926BE7"/>
    <w:rsid w:val="00927B77"/>
    <w:rsid w:val="009369D0"/>
    <w:rsid w:val="009409B9"/>
    <w:rsid w:val="00945F4D"/>
    <w:rsid w:val="00947DEB"/>
    <w:rsid w:val="00950B33"/>
    <w:rsid w:val="009556F6"/>
    <w:rsid w:val="009571C0"/>
    <w:rsid w:val="009613E6"/>
    <w:rsid w:val="0096406F"/>
    <w:rsid w:val="009731BB"/>
    <w:rsid w:val="009856A3"/>
    <w:rsid w:val="00993050"/>
    <w:rsid w:val="009933AB"/>
    <w:rsid w:val="009969B5"/>
    <w:rsid w:val="009A020B"/>
    <w:rsid w:val="009A1511"/>
    <w:rsid w:val="009C4D05"/>
    <w:rsid w:val="009C5054"/>
    <w:rsid w:val="009D25D1"/>
    <w:rsid w:val="009F34C8"/>
    <w:rsid w:val="009F4C92"/>
    <w:rsid w:val="009F6494"/>
    <w:rsid w:val="00A03632"/>
    <w:rsid w:val="00A17216"/>
    <w:rsid w:val="00A30B93"/>
    <w:rsid w:val="00A3397A"/>
    <w:rsid w:val="00A35320"/>
    <w:rsid w:val="00A367E2"/>
    <w:rsid w:val="00A4705A"/>
    <w:rsid w:val="00A476F9"/>
    <w:rsid w:val="00A56A24"/>
    <w:rsid w:val="00A572F6"/>
    <w:rsid w:val="00A5AFA7"/>
    <w:rsid w:val="00A703D4"/>
    <w:rsid w:val="00A72229"/>
    <w:rsid w:val="00A747ED"/>
    <w:rsid w:val="00A748DC"/>
    <w:rsid w:val="00A7741C"/>
    <w:rsid w:val="00A82AA1"/>
    <w:rsid w:val="00A84BE7"/>
    <w:rsid w:val="00A87C64"/>
    <w:rsid w:val="00A91871"/>
    <w:rsid w:val="00A9224D"/>
    <w:rsid w:val="00AA23F0"/>
    <w:rsid w:val="00AB0B22"/>
    <w:rsid w:val="00AB59EE"/>
    <w:rsid w:val="00AB6834"/>
    <w:rsid w:val="00AC0AB4"/>
    <w:rsid w:val="00AD1363"/>
    <w:rsid w:val="00AD1D9E"/>
    <w:rsid w:val="00AD3A4E"/>
    <w:rsid w:val="00AE22F1"/>
    <w:rsid w:val="00AE23CF"/>
    <w:rsid w:val="00AE45FF"/>
    <w:rsid w:val="00AE6013"/>
    <w:rsid w:val="00AE64CD"/>
    <w:rsid w:val="00AF37D6"/>
    <w:rsid w:val="00B22DCD"/>
    <w:rsid w:val="00B24973"/>
    <w:rsid w:val="00B257F5"/>
    <w:rsid w:val="00B356D4"/>
    <w:rsid w:val="00B44D31"/>
    <w:rsid w:val="00B47F29"/>
    <w:rsid w:val="00B51FC5"/>
    <w:rsid w:val="00B540E3"/>
    <w:rsid w:val="00B72AD8"/>
    <w:rsid w:val="00B75DAD"/>
    <w:rsid w:val="00B77EFF"/>
    <w:rsid w:val="00B815EF"/>
    <w:rsid w:val="00B85358"/>
    <w:rsid w:val="00B90CA9"/>
    <w:rsid w:val="00B93EC6"/>
    <w:rsid w:val="00BA0157"/>
    <w:rsid w:val="00BA69B9"/>
    <w:rsid w:val="00BC7988"/>
    <w:rsid w:val="00BD00DF"/>
    <w:rsid w:val="00BD1268"/>
    <w:rsid w:val="00BD15D6"/>
    <w:rsid w:val="00BE1828"/>
    <w:rsid w:val="00BF0873"/>
    <w:rsid w:val="00BF4707"/>
    <w:rsid w:val="00BF49BC"/>
    <w:rsid w:val="00C00B2A"/>
    <w:rsid w:val="00C00C40"/>
    <w:rsid w:val="00C0401E"/>
    <w:rsid w:val="00C146E8"/>
    <w:rsid w:val="00C263DC"/>
    <w:rsid w:val="00C26C9C"/>
    <w:rsid w:val="00C27D93"/>
    <w:rsid w:val="00C31B42"/>
    <w:rsid w:val="00C31BD5"/>
    <w:rsid w:val="00C45726"/>
    <w:rsid w:val="00C61F40"/>
    <w:rsid w:val="00C65C84"/>
    <w:rsid w:val="00C66369"/>
    <w:rsid w:val="00C8498F"/>
    <w:rsid w:val="00C86F94"/>
    <w:rsid w:val="00C87D61"/>
    <w:rsid w:val="00C87DE0"/>
    <w:rsid w:val="00C9071C"/>
    <w:rsid w:val="00C93B55"/>
    <w:rsid w:val="00C968E6"/>
    <w:rsid w:val="00C97373"/>
    <w:rsid w:val="00CA32F3"/>
    <w:rsid w:val="00CB027D"/>
    <w:rsid w:val="00CB4E5B"/>
    <w:rsid w:val="00CC2806"/>
    <w:rsid w:val="00CD45E2"/>
    <w:rsid w:val="00CD948B"/>
    <w:rsid w:val="00CF25B5"/>
    <w:rsid w:val="00CF72DD"/>
    <w:rsid w:val="00D05004"/>
    <w:rsid w:val="00D1216A"/>
    <w:rsid w:val="00D13B36"/>
    <w:rsid w:val="00D150B9"/>
    <w:rsid w:val="00D175E3"/>
    <w:rsid w:val="00D22783"/>
    <w:rsid w:val="00D2516D"/>
    <w:rsid w:val="00D2611B"/>
    <w:rsid w:val="00D34856"/>
    <w:rsid w:val="00D35CF8"/>
    <w:rsid w:val="00D36213"/>
    <w:rsid w:val="00D4488B"/>
    <w:rsid w:val="00D5207C"/>
    <w:rsid w:val="00D53FDF"/>
    <w:rsid w:val="00D54A3E"/>
    <w:rsid w:val="00D57648"/>
    <w:rsid w:val="00D62759"/>
    <w:rsid w:val="00D67090"/>
    <w:rsid w:val="00D82DE5"/>
    <w:rsid w:val="00D90D45"/>
    <w:rsid w:val="00D90F9A"/>
    <w:rsid w:val="00D9276D"/>
    <w:rsid w:val="00D979C3"/>
    <w:rsid w:val="00DA06A5"/>
    <w:rsid w:val="00DA1125"/>
    <w:rsid w:val="00DA7E36"/>
    <w:rsid w:val="00DB1CF3"/>
    <w:rsid w:val="00DC2355"/>
    <w:rsid w:val="00DC753E"/>
    <w:rsid w:val="00DD076E"/>
    <w:rsid w:val="00DD39CA"/>
    <w:rsid w:val="00DD39FA"/>
    <w:rsid w:val="00DD3E3D"/>
    <w:rsid w:val="00DD6D79"/>
    <w:rsid w:val="00DE0207"/>
    <w:rsid w:val="00DE1707"/>
    <w:rsid w:val="00DE1FD2"/>
    <w:rsid w:val="00DE3B29"/>
    <w:rsid w:val="00DF2761"/>
    <w:rsid w:val="00DF3E97"/>
    <w:rsid w:val="00DF4989"/>
    <w:rsid w:val="00DF4DFA"/>
    <w:rsid w:val="00E02466"/>
    <w:rsid w:val="00E05EB4"/>
    <w:rsid w:val="00E1408C"/>
    <w:rsid w:val="00E156D0"/>
    <w:rsid w:val="00E169C9"/>
    <w:rsid w:val="00E25D8B"/>
    <w:rsid w:val="00E262B5"/>
    <w:rsid w:val="00E276DB"/>
    <w:rsid w:val="00E32F93"/>
    <w:rsid w:val="00E512D4"/>
    <w:rsid w:val="00E514D7"/>
    <w:rsid w:val="00E51918"/>
    <w:rsid w:val="00E5375E"/>
    <w:rsid w:val="00E555AA"/>
    <w:rsid w:val="00E57A61"/>
    <w:rsid w:val="00E60F3F"/>
    <w:rsid w:val="00E61EE7"/>
    <w:rsid w:val="00E6212F"/>
    <w:rsid w:val="00E726CD"/>
    <w:rsid w:val="00E73E1D"/>
    <w:rsid w:val="00E75399"/>
    <w:rsid w:val="00E92B83"/>
    <w:rsid w:val="00EA5989"/>
    <w:rsid w:val="00EA6692"/>
    <w:rsid w:val="00EB5925"/>
    <w:rsid w:val="00EB7CF4"/>
    <w:rsid w:val="00EC48A3"/>
    <w:rsid w:val="00ED72A9"/>
    <w:rsid w:val="00ED7BEB"/>
    <w:rsid w:val="00EF0F19"/>
    <w:rsid w:val="00EF44AB"/>
    <w:rsid w:val="00F02049"/>
    <w:rsid w:val="00F166B4"/>
    <w:rsid w:val="00F2048A"/>
    <w:rsid w:val="00F22D55"/>
    <w:rsid w:val="00F311BF"/>
    <w:rsid w:val="00F32BDF"/>
    <w:rsid w:val="00F518E7"/>
    <w:rsid w:val="00F5268F"/>
    <w:rsid w:val="00F530B0"/>
    <w:rsid w:val="00F54387"/>
    <w:rsid w:val="00F64295"/>
    <w:rsid w:val="00F67758"/>
    <w:rsid w:val="00F67FD0"/>
    <w:rsid w:val="00F85909"/>
    <w:rsid w:val="00F96385"/>
    <w:rsid w:val="00FA362E"/>
    <w:rsid w:val="00FA3EEB"/>
    <w:rsid w:val="00FB281D"/>
    <w:rsid w:val="00FB3D1F"/>
    <w:rsid w:val="00FB6A18"/>
    <w:rsid w:val="00FC07F3"/>
    <w:rsid w:val="00FC23D7"/>
    <w:rsid w:val="00FC252F"/>
    <w:rsid w:val="00FD0119"/>
    <w:rsid w:val="00FD54C2"/>
    <w:rsid w:val="00FD5902"/>
    <w:rsid w:val="00FE66FC"/>
    <w:rsid w:val="01044485"/>
    <w:rsid w:val="014DE0D3"/>
    <w:rsid w:val="016691C3"/>
    <w:rsid w:val="0185985B"/>
    <w:rsid w:val="01BEA7F1"/>
    <w:rsid w:val="01CB6E9F"/>
    <w:rsid w:val="01CD0814"/>
    <w:rsid w:val="01CF0E70"/>
    <w:rsid w:val="022ED860"/>
    <w:rsid w:val="026C620D"/>
    <w:rsid w:val="02E68B15"/>
    <w:rsid w:val="02ED0D32"/>
    <w:rsid w:val="02F74350"/>
    <w:rsid w:val="03411449"/>
    <w:rsid w:val="036E3E95"/>
    <w:rsid w:val="03908B92"/>
    <w:rsid w:val="0393FB86"/>
    <w:rsid w:val="03BA6606"/>
    <w:rsid w:val="03CA22C7"/>
    <w:rsid w:val="0408326E"/>
    <w:rsid w:val="040B7CAA"/>
    <w:rsid w:val="043152DA"/>
    <w:rsid w:val="044E96AC"/>
    <w:rsid w:val="045FC75B"/>
    <w:rsid w:val="04858195"/>
    <w:rsid w:val="04B07CA7"/>
    <w:rsid w:val="04E3AA90"/>
    <w:rsid w:val="0506EE4F"/>
    <w:rsid w:val="051176AF"/>
    <w:rsid w:val="0514E730"/>
    <w:rsid w:val="0524CACC"/>
    <w:rsid w:val="053DBE40"/>
    <w:rsid w:val="0554A219"/>
    <w:rsid w:val="055B0DD2"/>
    <w:rsid w:val="059907DB"/>
    <w:rsid w:val="05A26E37"/>
    <w:rsid w:val="05C5F6DF"/>
    <w:rsid w:val="05C99DAC"/>
    <w:rsid w:val="05C9AF23"/>
    <w:rsid w:val="0637AD08"/>
    <w:rsid w:val="066B40FA"/>
    <w:rsid w:val="0678EA14"/>
    <w:rsid w:val="06A2BEB0"/>
    <w:rsid w:val="06B41C56"/>
    <w:rsid w:val="06D9EA3B"/>
    <w:rsid w:val="06F41ADB"/>
    <w:rsid w:val="0701E754"/>
    <w:rsid w:val="073F900C"/>
    <w:rsid w:val="074320A1"/>
    <w:rsid w:val="074785A4"/>
    <w:rsid w:val="07A141B8"/>
    <w:rsid w:val="07DD0ACA"/>
    <w:rsid w:val="07DFBCD4"/>
    <w:rsid w:val="080A1D7C"/>
    <w:rsid w:val="082C57AA"/>
    <w:rsid w:val="082EFF36"/>
    <w:rsid w:val="086FEA47"/>
    <w:rsid w:val="08840F08"/>
    <w:rsid w:val="08ABF4B7"/>
    <w:rsid w:val="08D86E52"/>
    <w:rsid w:val="08F63BCB"/>
    <w:rsid w:val="091E5977"/>
    <w:rsid w:val="092C7643"/>
    <w:rsid w:val="092F1011"/>
    <w:rsid w:val="094439DB"/>
    <w:rsid w:val="096C58F0"/>
    <w:rsid w:val="099497AB"/>
    <w:rsid w:val="09BEC364"/>
    <w:rsid w:val="09F9B244"/>
    <w:rsid w:val="0A2B152D"/>
    <w:rsid w:val="0A83DFA8"/>
    <w:rsid w:val="0A8A5A66"/>
    <w:rsid w:val="0A8EB729"/>
    <w:rsid w:val="0A9B180A"/>
    <w:rsid w:val="0AD9026D"/>
    <w:rsid w:val="0AF583CE"/>
    <w:rsid w:val="0AFE544E"/>
    <w:rsid w:val="0B3663A0"/>
    <w:rsid w:val="0B609189"/>
    <w:rsid w:val="0B98715A"/>
    <w:rsid w:val="0BC2BC5F"/>
    <w:rsid w:val="0BF16A37"/>
    <w:rsid w:val="0BF4BBE7"/>
    <w:rsid w:val="0C21C36D"/>
    <w:rsid w:val="0C2F469E"/>
    <w:rsid w:val="0C59BFE1"/>
    <w:rsid w:val="0C8D0002"/>
    <w:rsid w:val="0CAA022F"/>
    <w:rsid w:val="0CD49EB4"/>
    <w:rsid w:val="0CD7C650"/>
    <w:rsid w:val="0CED3ADA"/>
    <w:rsid w:val="0D0ACC03"/>
    <w:rsid w:val="0D1416A8"/>
    <w:rsid w:val="0D172AB7"/>
    <w:rsid w:val="0D9F4788"/>
    <w:rsid w:val="0DB7023A"/>
    <w:rsid w:val="0DE73E6B"/>
    <w:rsid w:val="0DEF21B5"/>
    <w:rsid w:val="0E28D063"/>
    <w:rsid w:val="0E316CD0"/>
    <w:rsid w:val="0E43A12E"/>
    <w:rsid w:val="0E7812DC"/>
    <w:rsid w:val="0E89C616"/>
    <w:rsid w:val="0E932DDB"/>
    <w:rsid w:val="0E960675"/>
    <w:rsid w:val="0EC6BF9F"/>
    <w:rsid w:val="0F1323E1"/>
    <w:rsid w:val="0F264DD3"/>
    <w:rsid w:val="0F6F0485"/>
    <w:rsid w:val="0FBE6898"/>
    <w:rsid w:val="0FC29BC9"/>
    <w:rsid w:val="0FE50EAB"/>
    <w:rsid w:val="102C6985"/>
    <w:rsid w:val="103123D2"/>
    <w:rsid w:val="104506D6"/>
    <w:rsid w:val="1045D312"/>
    <w:rsid w:val="104B87D3"/>
    <w:rsid w:val="104C9053"/>
    <w:rsid w:val="104D2D31"/>
    <w:rsid w:val="1053489B"/>
    <w:rsid w:val="1059FF37"/>
    <w:rsid w:val="1063F197"/>
    <w:rsid w:val="107D6F76"/>
    <w:rsid w:val="1090AACD"/>
    <w:rsid w:val="11326AFB"/>
    <w:rsid w:val="1138CF87"/>
    <w:rsid w:val="113AB765"/>
    <w:rsid w:val="11427A2E"/>
    <w:rsid w:val="1191C370"/>
    <w:rsid w:val="11C3F2DA"/>
    <w:rsid w:val="11D2A387"/>
    <w:rsid w:val="11DE0F6A"/>
    <w:rsid w:val="11EFC187"/>
    <w:rsid w:val="11F862D7"/>
    <w:rsid w:val="124EBC53"/>
    <w:rsid w:val="125DEE95"/>
    <w:rsid w:val="12803FBA"/>
    <w:rsid w:val="12808C99"/>
    <w:rsid w:val="128FD5E0"/>
    <w:rsid w:val="12CD27FA"/>
    <w:rsid w:val="1314E3AB"/>
    <w:rsid w:val="132CB501"/>
    <w:rsid w:val="134E8180"/>
    <w:rsid w:val="1369131B"/>
    <w:rsid w:val="136CB6CA"/>
    <w:rsid w:val="137818BB"/>
    <w:rsid w:val="138E60BE"/>
    <w:rsid w:val="13940F46"/>
    <w:rsid w:val="139BB235"/>
    <w:rsid w:val="13A24746"/>
    <w:rsid w:val="13CDDDB7"/>
    <w:rsid w:val="13EF79EF"/>
    <w:rsid w:val="1407BA30"/>
    <w:rsid w:val="1421CE11"/>
    <w:rsid w:val="14432D55"/>
    <w:rsid w:val="1443C23E"/>
    <w:rsid w:val="14746B58"/>
    <w:rsid w:val="14ABF5AA"/>
    <w:rsid w:val="14BE7765"/>
    <w:rsid w:val="14DC88EA"/>
    <w:rsid w:val="14FC36C0"/>
    <w:rsid w:val="1538FC18"/>
    <w:rsid w:val="1571CC4B"/>
    <w:rsid w:val="16103BB9"/>
    <w:rsid w:val="1625E8C6"/>
    <w:rsid w:val="164C846D"/>
    <w:rsid w:val="168B5680"/>
    <w:rsid w:val="16947471"/>
    <w:rsid w:val="16952A82"/>
    <w:rsid w:val="169F12F1"/>
    <w:rsid w:val="169F1332"/>
    <w:rsid w:val="170438BF"/>
    <w:rsid w:val="17315FB8"/>
    <w:rsid w:val="1735507D"/>
    <w:rsid w:val="17A93A1E"/>
    <w:rsid w:val="17B75A84"/>
    <w:rsid w:val="17EA0293"/>
    <w:rsid w:val="17F515F6"/>
    <w:rsid w:val="18040CC8"/>
    <w:rsid w:val="18297CAD"/>
    <w:rsid w:val="1829894E"/>
    <w:rsid w:val="184F0662"/>
    <w:rsid w:val="186787FA"/>
    <w:rsid w:val="188502EE"/>
    <w:rsid w:val="18A01337"/>
    <w:rsid w:val="18FC6653"/>
    <w:rsid w:val="190BDCCA"/>
    <w:rsid w:val="191C868C"/>
    <w:rsid w:val="1978BD28"/>
    <w:rsid w:val="1983F613"/>
    <w:rsid w:val="19B5B44A"/>
    <w:rsid w:val="19DE5916"/>
    <w:rsid w:val="1A1BB392"/>
    <w:rsid w:val="1A447990"/>
    <w:rsid w:val="1A8298C9"/>
    <w:rsid w:val="1A8810A7"/>
    <w:rsid w:val="1A8B519F"/>
    <w:rsid w:val="1AA79514"/>
    <w:rsid w:val="1AC42FD6"/>
    <w:rsid w:val="1AC9D31A"/>
    <w:rsid w:val="1AF459C6"/>
    <w:rsid w:val="1B1FF590"/>
    <w:rsid w:val="1B34716D"/>
    <w:rsid w:val="1B4274D6"/>
    <w:rsid w:val="1B6480D3"/>
    <w:rsid w:val="1B82B7BF"/>
    <w:rsid w:val="1B94ADA8"/>
    <w:rsid w:val="1BA86313"/>
    <w:rsid w:val="1C365F9A"/>
    <w:rsid w:val="1C3A8977"/>
    <w:rsid w:val="1C639800"/>
    <w:rsid w:val="1C65A9DF"/>
    <w:rsid w:val="1CD07C31"/>
    <w:rsid w:val="1CD10B65"/>
    <w:rsid w:val="1CDF4EBA"/>
    <w:rsid w:val="1D20F6A6"/>
    <w:rsid w:val="1D45C58D"/>
    <w:rsid w:val="1D68297D"/>
    <w:rsid w:val="1D6CEE0D"/>
    <w:rsid w:val="1D74005E"/>
    <w:rsid w:val="1D7529D9"/>
    <w:rsid w:val="1DBB2E95"/>
    <w:rsid w:val="1DC423BD"/>
    <w:rsid w:val="1DDFA35C"/>
    <w:rsid w:val="1DEB9B9E"/>
    <w:rsid w:val="1DF2C98B"/>
    <w:rsid w:val="1DFE9315"/>
    <w:rsid w:val="1E07F5E9"/>
    <w:rsid w:val="1E11BFEA"/>
    <w:rsid w:val="1E191F06"/>
    <w:rsid w:val="1E2C1546"/>
    <w:rsid w:val="1E5311CB"/>
    <w:rsid w:val="1E6EDD7D"/>
    <w:rsid w:val="1E765D66"/>
    <w:rsid w:val="1EBEB9F8"/>
    <w:rsid w:val="1EC0D7AE"/>
    <w:rsid w:val="1ED4FB09"/>
    <w:rsid w:val="1F2269A9"/>
    <w:rsid w:val="1F38D11B"/>
    <w:rsid w:val="1F71B9FE"/>
    <w:rsid w:val="1F760AD0"/>
    <w:rsid w:val="1F9EB553"/>
    <w:rsid w:val="1FAD904B"/>
    <w:rsid w:val="1FAE6FC6"/>
    <w:rsid w:val="1FB605F3"/>
    <w:rsid w:val="1FBAF6C3"/>
    <w:rsid w:val="1FCAD208"/>
    <w:rsid w:val="1FD89996"/>
    <w:rsid w:val="1FDFB9F1"/>
    <w:rsid w:val="1FFB5439"/>
    <w:rsid w:val="205A8A59"/>
    <w:rsid w:val="2099E735"/>
    <w:rsid w:val="20CC2F96"/>
    <w:rsid w:val="20CF3FCA"/>
    <w:rsid w:val="20D6DB28"/>
    <w:rsid w:val="20D7D644"/>
    <w:rsid w:val="20E3C338"/>
    <w:rsid w:val="20FBBFB8"/>
    <w:rsid w:val="21198B73"/>
    <w:rsid w:val="212803D2"/>
    <w:rsid w:val="2139CBB5"/>
    <w:rsid w:val="21511B61"/>
    <w:rsid w:val="21949B5F"/>
    <w:rsid w:val="219BD6C6"/>
    <w:rsid w:val="21A66785"/>
    <w:rsid w:val="21E9161B"/>
    <w:rsid w:val="22169682"/>
    <w:rsid w:val="22453FC0"/>
    <w:rsid w:val="2272148F"/>
    <w:rsid w:val="228B260A"/>
    <w:rsid w:val="229F1FF2"/>
    <w:rsid w:val="22B477D9"/>
    <w:rsid w:val="22B4F7F6"/>
    <w:rsid w:val="22FE4FDC"/>
    <w:rsid w:val="23004347"/>
    <w:rsid w:val="2316DBEE"/>
    <w:rsid w:val="232BD2BB"/>
    <w:rsid w:val="2343399B"/>
    <w:rsid w:val="234885F0"/>
    <w:rsid w:val="2351A17E"/>
    <w:rsid w:val="235EA3F3"/>
    <w:rsid w:val="236507BE"/>
    <w:rsid w:val="23823083"/>
    <w:rsid w:val="2382EA1A"/>
    <w:rsid w:val="23C66B2E"/>
    <w:rsid w:val="245A4920"/>
    <w:rsid w:val="2474204D"/>
    <w:rsid w:val="247BE188"/>
    <w:rsid w:val="24A36D26"/>
    <w:rsid w:val="25181C83"/>
    <w:rsid w:val="251C8584"/>
    <w:rsid w:val="251EC53E"/>
    <w:rsid w:val="2539102B"/>
    <w:rsid w:val="259E4334"/>
    <w:rsid w:val="25BA8770"/>
    <w:rsid w:val="25C4A270"/>
    <w:rsid w:val="25D5D690"/>
    <w:rsid w:val="25E76DE9"/>
    <w:rsid w:val="260AC511"/>
    <w:rsid w:val="26209E07"/>
    <w:rsid w:val="2621D203"/>
    <w:rsid w:val="2671648A"/>
    <w:rsid w:val="26A18DE5"/>
    <w:rsid w:val="26A411F5"/>
    <w:rsid w:val="26C7AFE0"/>
    <w:rsid w:val="26E37885"/>
    <w:rsid w:val="273D1234"/>
    <w:rsid w:val="27722324"/>
    <w:rsid w:val="27866BCA"/>
    <w:rsid w:val="27ED72B6"/>
    <w:rsid w:val="27FECE59"/>
    <w:rsid w:val="2800D678"/>
    <w:rsid w:val="28789BDE"/>
    <w:rsid w:val="28B3F881"/>
    <w:rsid w:val="28D308BF"/>
    <w:rsid w:val="290D928E"/>
    <w:rsid w:val="29292D16"/>
    <w:rsid w:val="292FE668"/>
    <w:rsid w:val="296BF4E0"/>
    <w:rsid w:val="2999AE22"/>
    <w:rsid w:val="299CA6D9"/>
    <w:rsid w:val="29A4B4BA"/>
    <w:rsid w:val="29BA19A2"/>
    <w:rsid w:val="29BDEE79"/>
    <w:rsid w:val="29C612E6"/>
    <w:rsid w:val="29D783E3"/>
    <w:rsid w:val="2A386CE9"/>
    <w:rsid w:val="2A437F49"/>
    <w:rsid w:val="2A46AC85"/>
    <w:rsid w:val="2A4A0883"/>
    <w:rsid w:val="2A5DED04"/>
    <w:rsid w:val="2A9AACDB"/>
    <w:rsid w:val="2AA7455C"/>
    <w:rsid w:val="2AA962EF"/>
    <w:rsid w:val="2ADDAAE8"/>
    <w:rsid w:val="2B281EFC"/>
    <w:rsid w:val="2B8643A2"/>
    <w:rsid w:val="2B8E39D0"/>
    <w:rsid w:val="2B9DD37D"/>
    <w:rsid w:val="2BEB9943"/>
    <w:rsid w:val="2C1DE151"/>
    <w:rsid w:val="2C1F1C88"/>
    <w:rsid w:val="2C41AAA5"/>
    <w:rsid w:val="2C4BF543"/>
    <w:rsid w:val="2C4D2009"/>
    <w:rsid w:val="2C68E88D"/>
    <w:rsid w:val="2C928819"/>
    <w:rsid w:val="2C9966AE"/>
    <w:rsid w:val="2C9E7F95"/>
    <w:rsid w:val="2CA7E162"/>
    <w:rsid w:val="2CDC32E6"/>
    <w:rsid w:val="2CDC66DE"/>
    <w:rsid w:val="2CF8576B"/>
    <w:rsid w:val="2CF9E59C"/>
    <w:rsid w:val="2D6F7E2B"/>
    <w:rsid w:val="2D8A0B94"/>
    <w:rsid w:val="2D979061"/>
    <w:rsid w:val="2DB1C16C"/>
    <w:rsid w:val="2DB5AC1F"/>
    <w:rsid w:val="2DBA3245"/>
    <w:rsid w:val="2DC11484"/>
    <w:rsid w:val="2DE103B1"/>
    <w:rsid w:val="2E042C2C"/>
    <w:rsid w:val="2E57D06D"/>
    <w:rsid w:val="2E5854F7"/>
    <w:rsid w:val="2E8E9495"/>
    <w:rsid w:val="2EAABCA5"/>
    <w:rsid w:val="2EBC4BA5"/>
    <w:rsid w:val="2EBDE464"/>
    <w:rsid w:val="2EBEC003"/>
    <w:rsid w:val="2EE602BB"/>
    <w:rsid w:val="2F7509A8"/>
    <w:rsid w:val="2F87F263"/>
    <w:rsid w:val="2FD4A68D"/>
    <w:rsid w:val="2FE3A861"/>
    <w:rsid w:val="304F8551"/>
    <w:rsid w:val="306E7972"/>
    <w:rsid w:val="30865EF6"/>
    <w:rsid w:val="3086F753"/>
    <w:rsid w:val="30B149B2"/>
    <w:rsid w:val="30BA5093"/>
    <w:rsid w:val="30D5B1F9"/>
    <w:rsid w:val="30F20EEA"/>
    <w:rsid w:val="310E3A0E"/>
    <w:rsid w:val="3111FD9E"/>
    <w:rsid w:val="31923EA8"/>
    <w:rsid w:val="31B694BF"/>
    <w:rsid w:val="32052F4C"/>
    <w:rsid w:val="32493971"/>
    <w:rsid w:val="325ADAC7"/>
    <w:rsid w:val="325E8FFB"/>
    <w:rsid w:val="3267BF9C"/>
    <w:rsid w:val="32795C22"/>
    <w:rsid w:val="32A10C94"/>
    <w:rsid w:val="32BD56AA"/>
    <w:rsid w:val="32CB130A"/>
    <w:rsid w:val="32E0CFA4"/>
    <w:rsid w:val="32FE440F"/>
    <w:rsid w:val="331E3A11"/>
    <w:rsid w:val="334E9DBA"/>
    <w:rsid w:val="33B81431"/>
    <w:rsid w:val="33B87EE3"/>
    <w:rsid w:val="34538E41"/>
    <w:rsid w:val="348A5A68"/>
    <w:rsid w:val="34C84D29"/>
    <w:rsid w:val="34C8DEBA"/>
    <w:rsid w:val="34C94D2F"/>
    <w:rsid w:val="34CB8102"/>
    <w:rsid w:val="34D75092"/>
    <w:rsid w:val="34DBB5A7"/>
    <w:rsid w:val="34F0D165"/>
    <w:rsid w:val="34F968C2"/>
    <w:rsid w:val="351A3F3E"/>
    <w:rsid w:val="351C3248"/>
    <w:rsid w:val="3522BFA7"/>
    <w:rsid w:val="35562D0E"/>
    <w:rsid w:val="358ACD60"/>
    <w:rsid w:val="35C2398D"/>
    <w:rsid w:val="35DA5039"/>
    <w:rsid w:val="35EE5454"/>
    <w:rsid w:val="3605C8E2"/>
    <w:rsid w:val="363B3CF1"/>
    <w:rsid w:val="365996AF"/>
    <w:rsid w:val="3666D8EF"/>
    <w:rsid w:val="3680D49A"/>
    <w:rsid w:val="36AB5929"/>
    <w:rsid w:val="36B950E0"/>
    <w:rsid w:val="36D05B64"/>
    <w:rsid w:val="36E885A4"/>
    <w:rsid w:val="3746F239"/>
    <w:rsid w:val="375A86F3"/>
    <w:rsid w:val="375D45C1"/>
    <w:rsid w:val="37600649"/>
    <w:rsid w:val="37650710"/>
    <w:rsid w:val="3772C686"/>
    <w:rsid w:val="37B03E3B"/>
    <w:rsid w:val="37BCB93C"/>
    <w:rsid w:val="37CD06AE"/>
    <w:rsid w:val="37D71112"/>
    <w:rsid w:val="37FDE8B2"/>
    <w:rsid w:val="380DFA96"/>
    <w:rsid w:val="38222FBF"/>
    <w:rsid w:val="3864E73D"/>
    <w:rsid w:val="38981AAB"/>
    <w:rsid w:val="389CA3EB"/>
    <w:rsid w:val="38B0D858"/>
    <w:rsid w:val="38C772BA"/>
    <w:rsid w:val="39009E53"/>
    <w:rsid w:val="3904BAE6"/>
    <w:rsid w:val="3933D85D"/>
    <w:rsid w:val="393F6140"/>
    <w:rsid w:val="397192B0"/>
    <w:rsid w:val="3978065E"/>
    <w:rsid w:val="39C74030"/>
    <w:rsid w:val="39EBE2BA"/>
    <w:rsid w:val="3A17057A"/>
    <w:rsid w:val="3A2AEAF0"/>
    <w:rsid w:val="3A33E4C0"/>
    <w:rsid w:val="3A61C95F"/>
    <w:rsid w:val="3A67B52C"/>
    <w:rsid w:val="3A6819D3"/>
    <w:rsid w:val="3A7B6CE1"/>
    <w:rsid w:val="3A80062D"/>
    <w:rsid w:val="3A801699"/>
    <w:rsid w:val="3A9CA7D2"/>
    <w:rsid w:val="3AF1D656"/>
    <w:rsid w:val="3B65E99F"/>
    <w:rsid w:val="3B6B5015"/>
    <w:rsid w:val="3BAD9560"/>
    <w:rsid w:val="3BE1C2B3"/>
    <w:rsid w:val="3C300C47"/>
    <w:rsid w:val="3C30E28D"/>
    <w:rsid w:val="3C4A7D3A"/>
    <w:rsid w:val="3C5D8D85"/>
    <w:rsid w:val="3C602AE0"/>
    <w:rsid w:val="3C6676C8"/>
    <w:rsid w:val="3C879501"/>
    <w:rsid w:val="3CA784C7"/>
    <w:rsid w:val="3CBE3A65"/>
    <w:rsid w:val="3CC9483C"/>
    <w:rsid w:val="3D32E849"/>
    <w:rsid w:val="3D68181B"/>
    <w:rsid w:val="3D7768F3"/>
    <w:rsid w:val="3D809DEB"/>
    <w:rsid w:val="3DB2E4F3"/>
    <w:rsid w:val="3DB36A0E"/>
    <w:rsid w:val="3DB4B0B8"/>
    <w:rsid w:val="3DE64D9B"/>
    <w:rsid w:val="3DF7277B"/>
    <w:rsid w:val="3E7D19D8"/>
    <w:rsid w:val="3ECFA47E"/>
    <w:rsid w:val="3EF952B0"/>
    <w:rsid w:val="3F12588D"/>
    <w:rsid w:val="3F3F6B12"/>
    <w:rsid w:val="3F4C2D78"/>
    <w:rsid w:val="3F7B7FE9"/>
    <w:rsid w:val="3F7F52F5"/>
    <w:rsid w:val="3FA26452"/>
    <w:rsid w:val="3FAA6DBC"/>
    <w:rsid w:val="3FAB5E8F"/>
    <w:rsid w:val="3FE2D230"/>
    <w:rsid w:val="400F746A"/>
    <w:rsid w:val="40127601"/>
    <w:rsid w:val="4013F865"/>
    <w:rsid w:val="4044D8F5"/>
    <w:rsid w:val="4054C90F"/>
    <w:rsid w:val="4063DBE8"/>
    <w:rsid w:val="40716A10"/>
    <w:rsid w:val="408C4771"/>
    <w:rsid w:val="40940550"/>
    <w:rsid w:val="40DA7AAA"/>
    <w:rsid w:val="40E42F55"/>
    <w:rsid w:val="40E684CB"/>
    <w:rsid w:val="41846D42"/>
    <w:rsid w:val="419F5BA4"/>
    <w:rsid w:val="41C46B77"/>
    <w:rsid w:val="41F24E58"/>
    <w:rsid w:val="420BFD66"/>
    <w:rsid w:val="42AC89CC"/>
    <w:rsid w:val="42B02670"/>
    <w:rsid w:val="42C423E9"/>
    <w:rsid w:val="42C91CA9"/>
    <w:rsid w:val="4303D532"/>
    <w:rsid w:val="43082A64"/>
    <w:rsid w:val="433A9507"/>
    <w:rsid w:val="434B9927"/>
    <w:rsid w:val="438D28AB"/>
    <w:rsid w:val="439F4CF8"/>
    <w:rsid w:val="43B25A32"/>
    <w:rsid w:val="43C0A368"/>
    <w:rsid w:val="441E258D"/>
    <w:rsid w:val="44CC9735"/>
    <w:rsid w:val="44D148B4"/>
    <w:rsid w:val="45096832"/>
    <w:rsid w:val="4519CC80"/>
    <w:rsid w:val="451A0D64"/>
    <w:rsid w:val="455AD422"/>
    <w:rsid w:val="45AA7443"/>
    <w:rsid w:val="45C43057"/>
    <w:rsid w:val="45D017E0"/>
    <w:rsid w:val="45D4EF4B"/>
    <w:rsid w:val="45EA61E2"/>
    <w:rsid w:val="461F5A75"/>
    <w:rsid w:val="46B01FE5"/>
    <w:rsid w:val="46B06FB8"/>
    <w:rsid w:val="46D21C86"/>
    <w:rsid w:val="46E36696"/>
    <w:rsid w:val="46EA1126"/>
    <w:rsid w:val="4700B181"/>
    <w:rsid w:val="47352F33"/>
    <w:rsid w:val="478DB592"/>
    <w:rsid w:val="479DE25B"/>
    <w:rsid w:val="47AF4377"/>
    <w:rsid w:val="47D77B25"/>
    <w:rsid w:val="480346C4"/>
    <w:rsid w:val="4820D406"/>
    <w:rsid w:val="485DF1E9"/>
    <w:rsid w:val="4861DAB3"/>
    <w:rsid w:val="4867AEB8"/>
    <w:rsid w:val="48702FBC"/>
    <w:rsid w:val="4877824F"/>
    <w:rsid w:val="489B001D"/>
    <w:rsid w:val="489C79D2"/>
    <w:rsid w:val="48A28C32"/>
    <w:rsid w:val="48AD1C4B"/>
    <w:rsid w:val="48AD779C"/>
    <w:rsid w:val="48CEE79C"/>
    <w:rsid w:val="4907B8A2"/>
    <w:rsid w:val="492A958E"/>
    <w:rsid w:val="493D3C29"/>
    <w:rsid w:val="494C135E"/>
    <w:rsid w:val="494E89C4"/>
    <w:rsid w:val="496E2278"/>
    <w:rsid w:val="496EF94C"/>
    <w:rsid w:val="49802B8B"/>
    <w:rsid w:val="49AE03B5"/>
    <w:rsid w:val="49E0DEBD"/>
    <w:rsid w:val="49F18B39"/>
    <w:rsid w:val="49F195D1"/>
    <w:rsid w:val="4A01E89A"/>
    <w:rsid w:val="4A1474B8"/>
    <w:rsid w:val="4A1D12BB"/>
    <w:rsid w:val="4A634241"/>
    <w:rsid w:val="4A719269"/>
    <w:rsid w:val="4A8F930F"/>
    <w:rsid w:val="4A8FF04C"/>
    <w:rsid w:val="4A965FC3"/>
    <w:rsid w:val="4A9813D7"/>
    <w:rsid w:val="4AA6DF84"/>
    <w:rsid w:val="4AD788FF"/>
    <w:rsid w:val="4B0252B2"/>
    <w:rsid w:val="4B7DE7E8"/>
    <w:rsid w:val="4B861439"/>
    <w:rsid w:val="4BA18DC8"/>
    <w:rsid w:val="4BB04519"/>
    <w:rsid w:val="4BB4D1B9"/>
    <w:rsid w:val="4BBC48D2"/>
    <w:rsid w:val="4BCBF001"/>
    <w:rsid w:val="4BE5185E"/>
    <w:rsid w:val="4C045BE7"/>
    <w:rsid w:val="4C1EA6FF"/>
    <w:rsid w:val="4C46A793"/>
    <w:rsid w:val="4C806F62"/>
    <w:rsid w:val="4CB6A4B4"/>
    <w:rsid w:val="4CBBDDE2"/>
    <w:rsid w:val="4CCFF2BB"/>
    <w:rsid w:val="4CF14C96"/>
    <w:rsid w:val="4CF27B6D"/>
    <w:rsid w:val="4D0DCD53"/>
    <w:rsid w:val="4D293693"/>
    <w:rsid w:val="4D84A152"/>
    <w:rsid w:val="4D9922DE"/>
    <w:rsid w:val="4DCE5E51"/>
    <w:rsid w:val="4DD9A656"/>
    <w:rsid w:val="4E182E4F"/>
    <w:rsid w:val="4E37EAE7"/>
    <w:rsid w:val="4E3AA0C0"/>
    <w:rsid w:val="4E4C20C8"/>
    <w:rsid w:val="4E85AECF"/>
    <w:rsid w:val="4E8FFC24"/>
    <w:rsid w:val="4E92639D"/>
    <w:rsid w:val="4EA70609"/>
    <w:rsid w:val="4EC506F4"/>
    <w:rsid w:val="4ED9768E"/>
    <w:rsid w:val="4F0E4923"/>
    <w:rsid w:val="4F336C71"/>
    <w:rsid w:val="4F6B9A39"/>
    <w:rsid w:val="4F7039AE"/>
    <w:rsid w:val="4F76D79C"/>
    <w:rsid w:val="4F98DFB8"/>
    <w:rsid w:val="4F994FF3"/>
    <w:rsid w:val="4FAEE423"/>
    <w:rsid w:val="4FB0F6BE"/>
    <w:rsid w:val="4FB22D8A"/>
    <w:rsid w:val="4FEC6173"/>
    <w:rsid w:val="5000B358"/>
    <w:rsid w:val="501AFA7A"/>
    <w:rsid w:val="5028ED58"/>
    <w:rsid w:val="502BCC85"/>
    <w:rsid w:val="502C4956"/>
    <w:rsid w:val="506A04E2"/>
    <w:rsid w:val="50762550"/>
    <w:rsid w:val="509F98D3"/>
    <w:rsid w:val="50D73778"/>
    <w:rsid w:val="50ECD921"/>
    <w:rsid w:val="5172F656"/>
    <w:rsid w:val="51C4BDB9"/>
    <w:rsid w:val="51CDDA16"/>
    <w:rsid w:val="51EB8154"/>
    <w:rsid w:val="51FD8010"/>
    <w:rsid w:val="52255690"/>
    <w:rsid w:val="52340DB9"/>
    <w:rsid w:val="526FA52F"/>
    <w:rsid w:val="52741C8E"/>
    <w:rsid w:val="52792008"/>
    <w:rsid w:val="5283269C"/>
    <w:rsid w:val="529B0231"/>
    <w:rsid w:val="52ACC018"/>
    <w:rsid w:val="52FF0950"/>
    <w:rsid w:val="5344C0D7"/>
    <w:rsid w:val="53745C74"/>
    <w:rsid w:val="537EE5D7"/>
    <w:rsid w:val="53A5F6DE"/>
    <w:rsid w:val="53D2F7D6"/>
    <w:rsid w:val="53E461A9"/>
    <w:rsid w:val="53FA5B9E"/>
    <w:rsid w:val="5400168F"/>
    <w:rsid w:val="540FC7F4"/>
    <w:rsid w:val="54264FC9"/>
    <w:rsid w:val="54902B86"/>
    <w:rsid w:val="54AF08C3"/>
    <w:rsid w:val="54D59F99"/>
    <w:rsid w:val="54D5B96A"/>
    <w:rsid w:val="54E72302"/>
    <w:rsid w:val="5523E1EE"/>
    <w:rsid w:val="554A3E14"/>
    <w:rsid w:val="55722E38"/>
    <w:rsid w:val="5599742D"/>
    <w:rsid w:val="559BE6F0"/>
    <w:rsid w:val="55A7C6B9"/>
    <w:rsid w:val="55B643FF"/>
    <w:rsid w:val="55C2202A"/>
    <w:rsid w:val="5626EA9D"/>
    <w:rsid w:val="56489BBB"/>
    <w:rsid w:val="569B8ADA"/>
    <w:rsid w:val="56B7347A"/>
    <w:rsid w:val="56CF931B"/>
    <w:rsid w:val="56F6768D"/>
    <w:rsid w:val="56F8C7B3"/>
    <w:rsid w:val="571653D7"/>
    <w:rsid w:val="5725196C"/>
    <w:rsid w:val="573FAC73"/>
    <w:rsid w:val="5773D79F"/>
    <w:rsid w:val="57752002"/>
    <w:rsid w:val="577EA2A8"/>
    <w:rsid w:val="57A231A8"/>
    <w:rsid w:val="57B6B962"/>
    <w:rsid w:val="57E2F582"/>
    <w:rsid w:val="58062ABE"/>
    <w:rsid w:val="580BE9FF"/>
    <w:rsid w:val="580D588E"/>
    <w:rsid w:val="581DA259"/>
    <w:rsid w:val="581DE5A2"/>
    <w:rsid w:val="588004C2"/>
    <w:rsid w:val="58B2502F"/>
    <w:rsid w:val="58C3E43B"/>
    <w:rsid w:val="58CA5D3A"/>
    <w:rsid w:val="58CA9471"/>
    <w:rsid w:val="58CFBD26"/>
    <w:rsid w:val="58E0BD9C"/>
    <w:rsid w:val="58EA5D61"/>
    <w:rsid w:val="58EBC07B"/>
    <w:rsid w:val="5916E367"/>
    <w:rsid w:val="592DE935"/>
    <w:rsid w:val="59875CFC"/>
    <w:rsid w:val="59B1A3E8"/>
    <w:rsid w:val="59B55C18"/>
    <w:rsid w:val="59BC64D4"/>
    <w:rsid w:val="59BCD022"/>
    <w:rsid w:val="59E5EC9C"/>
    <w:rsid w:val="5A33899C"/>
    <w:rsid w:val="5A49895C"/>
    <w:rsid w:val="5A4FE027"/>
    <w:rsid w:val="5A715CE3"/>
    <w:rsid w:val="5AA9D74E"/>
    <w:rsid w:val="5AAF2BC4"/>
    <w:rsid w:val="5AAF9342"/>
    <w:rsid w:val="5AB3EE1A"/>
    <w:rsid w:val="5ADDF806"/>
    <w:rsid w:val="5B27278F"/>
    <w:rsid w:val="5B2F1FEE"/>
    <w:rsid w:val="5B3A065D"/>
    <w:rsid w:val="5BD527F4"/>
    <w:rsid w:val="5C1806B8"/>
    <w:rsid w:val="5C203D8A"/>
    <w:rsid w:val="5C4E8429"/>
    <w:rsid w:val="5C51B63F"/>
    <w:rsid w:val="5C60248C"/>
    <w:rsid w:val="5C89F3F1"/>
    <w:rsid w:val="5CA44535"/>
    <w:rsid w:val="5CD2A49E"/>
    <w:rsid w:val="5CD7BEBB"/>
    <w:rsid w:val="5CF0D90F"/>
    <w:rsid w:val="5D2DFA9E"/>
    <w:rsid w:val="5D6589A1"/>
    <w:rsid w:val="5D68DA57"/>
    <w:rsid w:val="5DE31923"/>
    <w:rsid w:val="5DF9C2C5"/>
    <w:rsid w:val="5E2B6EC1"/>
    <w:rsid w:val="5E3CD3DA"/>
    <w:rsid w:val="5EBBF5C7"/>
    <w:rsid w:val="5F056E49"/>
    <w:rsid w:val="5F1FCF3A"/>
    <w:rsid w:val="5F50812C"/>
    <w:rsid w:val="5F77ACCB"/>
    <w:rsid w:val="5F7F0A2E"/>
    <w:rsid w:val="5F8432E7"/>
    <w:rsid w:val="5F9A40D8"/>
    <w:rsid w:val="5FC23E7B"/>
    <w:rsid w:val="5FC7464F"/>
    <w:rsid w:val="6007744D"/>
    <w:rsid w:val="603B587B"/>
    <w:rsid w:val="6066DC4F"/>
    <w:rsid w:val="607316D4"/>
    <w:rsid w:val="6073DACC"/>
    <w:rsid w:val="60AFF3A5"/>
    <w:rsid w:val="60B6B2A0"/>
    <w:rsid w:val="60CA499B"/>
    <w:rsid w:val="611ADA8F"/>
    <w:rsid w:val="614D1920"/>
    <w:rsid w:val="6184CDAF"/>
    <w:rsid w:val="61A2E925"/>
    <w:rsid w:val="6212D9C5"/>
    <w:rsid w:val="621BBD6D"/>
    <w:rsid w:val="621D978B"/>
    <w:rsid w:val="622B0B4F"/>
    <w:rsid w:val="623788E3"/>
    <w:rsid w:val="625E4ED3"/>
    <w:rsid w:val="628412E8"/>
    <w:rsid w:val="62918932"/>
    <w:rsid w:val="62A9BE44"/>
    <w:rsid w:val="62AC1EE4"/>
    <w:rsid w:val="62E23C32"/>
    <w:rsid w:val="62EB616E"/>
    <w:rsid w:val="62F4CACF"/>
    <w:rsid w:val="630ED182"/>
    <w:rsid w:val="635B0E3A"/>
    <w:rsid w:val="63788002"/>
    <w:rsid w:val="63A7355A"/>
    <w:rsid w:val="63A97271"/>
    <w:rsid w:val="63AF1236"/>
    <w:rsid w:val="63BEC85E"/>
    <w:rsid w:val="64034EBD"/>
    <w:rsid w:val="644F543C"/>
    <w:rsid w:val="644FFC5C"/>
    <w:rsid w:val="645A5BC2"/>
    <w:rsid w:val="64AB6798"/>
    <w:rsid w:val="64B1E551"/>
    <w:rsid w:val="64CBB3AE"/>
    <w:rsid w:val="6518F511"/>
    <w:rsid w:val="653F670F"/>
    <w:rsid w:val="65602BD9"/>
    <w:rsid w:val="65717DA7"/>
    <w:rsid w:val="65738255"/>
    <w:rsid w:val="6577A001"/>
    <w:rsid w:val="65CB0B69"/>
    <w:rsid w:val="65CFB770"/>
    <w:rsid w:val="65D49E04"/>
    <w:rsid w:val="65D6998F"/>
    <w:rsid w:val="65D6A390"/>
    <w:rsid w:val="6638F105"/>
    <w:rsid w:val="664DB5B2"/>
    <w:rsid w:val="6650A55A"/>
    <w:rsid w:val="6660F783"/>
    <w:rsid w:val="667ED0B0"/>
    <w:rsid w:val="66D51737"/>
    <w:rsid w:val="66FED189"/>
    <w:rsid w:val="670AFA06"/>
    <w:rsid w:val="673B33C6"/>
    <w:rsid w:val="6757147C"/>
    <w:rsid w:val="6786F4FE"/>
    <w:rsid w:val="67CCB53B"/>
    <w:rsid w:val="67E3B620"/>
    <w:rsid w:val="67FD0616"/>
    <w:rsid w:val="68135B52"/>
    <w:rsid w:val="68155554"/>
    <w:rsid w:val="682A1B24"/>
    <w:rsid w:val="683D7DA3"/>
    <w:rsid w:val="68486326"/>
    <w:rsid w:val="686790CB"/>
    <w:rsid w:val="68743F1E"/>
    <w:rsid w:val="688D3E14"/>
    <w:rsid w:val="688DAF3B"/>
    <w:rsid w:val="6896A836"/>
    <w:rsid w:val="6897EFC1"/>
    <w:rsid w:val="68AF5BFC"/>
    <w:rsid w:val="68B0D42B"/>
    <w:rsid w:val="68F75461"/>
    <w:rsid w:val="697BF989"/>
    <w:rsid w:val="697F8681"/>
    <w:rsid w:val="69CDB1BE"/>
    <w:rsid w:val="69D235B4"/>
    <w:rsid w:val="69D6B2BD"/>
    <w:rsid w:val="6A122351"/>
    <w:rsid w:val="6A2C4A01"/>
    <w:rsid w:val="6A564956"/>
    <w:rsid w:val="6A5BDC45"/>
    <w:rsid w:val="6A777624"/>
    <w:rsid w:val="6A907BC7"/>
    <w:rsid w:val="6AEC6049"/>
    <w:rsid w:val="6AFB1C0E"/>
    <w:rsid w:val="6B2232A8"/>
    <w:rsid w:val="6B68C795"/>
    <w:rsid w:val="6BC0E771"/>
    <w:rsid w:val="6BC5B61B"/>
    <w:rsid w:val="6BC67741"/>
    <w:rsid w:val="6C42637A"/>
    <w:rsid w:val="6C5EC080"/>
    <w:rsid w:val="6C6298EB"/>
    <w:rsid w:val="6C6C6EB7"/>
    <w:rsid w:val="6C725593"/>
    <w:rsid w:val="6C7D3DC8"/>
    <w:rsid w:val="6CBF14C9"/>
    <w:rsid w:val="6D53F8B4"/>
    <w:rsid w:val="6D5A65A6"/>
    <w:rsid w:val="6D7BDC43"/>
    <w:rsid w:val="6D80F072"/>
    <w:rsid w:val="6DB1480C"/>
    <w:rsid w:val="6DD33A54"/>
    <w:rsid w:val="6DD80BB5"/>
    <w:rsid w:val="6DE2F3AF"/>
    <w:rsid w:val="6E2665CA"/>
    <w:rsid w:val="6E32C813"/>
    <w:rsid w:val="6E49164B"/>
    <w:rsid w:val="6E596D97"/>
    <w:rsid w:val="6E650164"/>
    <w:rsid w:val="6E7BF8B1"/>
    <w:rsid w:val="6EC31EDB"/>
    <w:rsid w:val="6EE2EF15"/>
    <w:rsid w:val="6EF8676B"/>
    <w:rsid w:val="6F1E9D80"/>
    <w:rsid w:val="6F280836"/>
    <w:rsid w:val="6F65E861"/>
    <w:rsid w:val="6F8A4D2F"/>
    <w:rsid w:val="6FD7A2B0"/>
    <w:rsid w:val="6FF7F293"/>
    <w:rsid w:val="702B0FE9"/>
    <w:rsid w:val="7038803F"/>
    <w:rsid w:val="707B3683"/>
    <w:rsid w:val="7096FD6A"/>
    <w:rsid w:val="70991F8E"/>
    <w:rsid w:val="70C903CD"/>
    <w:rsid w:val="70D9E59A"/>
    <w:rsid w:val="70EB7909"/>
    <w:rsid w:val="710AD96F"/>
    <w:rsid w:val="7119573D"/>
    <w:rsid w:val="712A8983"/>
    <w:rsid w:val="7130F331"/>
    <w:rsid w:val="71582A25"/>
    <w:rsid w:val="715A7880"/>
    <w:rsid w:val="716367D3"/>
    <w:rsid w:val="7192121B"/>
    <w:rsid w:val="71B4F5BB"/>
    <w:rsid w:val="71BA32F9"/>
    <w:rsid w:val="71DA92EE"/>
    <w:rsid w:val="71EBFC93"/>
    <w:rsid w:val="71F0D452"/>
    <w:rsid w:val="721FF6DE"/>
    <w:rsid w:val="72812CD0"/>
    <w:rsid w:val="72DB528D"/>
    <w:rsid w:val="73189357"/>
    <w:rsid w:val="733B937D"/>
    <w:rsid w:val="734E891A"/>
    <w:rsid w:val="7386B18A"/>
    <w:rsid w:val="73A549FF"/>
    <w:rsid w:val="73A920EB"/>
    <w:rsid w:val="73A9D1E1"/>
    <w:rsid w:val="73BCE1D9"/>
    <w:rsid w:val="73C5414D"/>
    <w:rsid w:val="7428DA19"/>
    <w:rsid w:val="74413F64"/>
    <w:rsid w:val="744B88F4"/>
    <w:rsid w:val="744E4AA3"/>
    <w:rsid w:val="746A9C8E"/>
    <w:rsid w:val="74970C08"/>
    <w:rsid w:val="74C9B2DD"/>
    <w:rsid w:val="74E1D3F1"/>
    <w:rsid w:val="74F75A5F"/>
    <w:rsid w:val="75012006"/>
    <w:rsid w:val="75431907"/>
    <w:rsid w:val="7543D805"/>
    <w:rsid w:val="75451DD8"/>
    <w:rsid w:val="756B572B"/>
    <w:rsid w:val="7596B04B"/>
    <w:rsid w:val="75B0EEC4"/>
    <w:rsid w:val="75D4B310"/>
    <w:rsid w:val="75ECF775"/>
    <w:rsid w:val="75F39D78"/>
    <w:rsid w:val="75F77F98"/>
    <w:rsid w:val="75F8BCB9"/>
    <w:rsid w:val="76071212"/>
    <w:rsid w:val="761C7947"/>
    <w:rsid w:val="762FD62D"/>
    <w:rsid w:val="763758CB"/>
    <w:rsid w:val="763BE9CC"/>
    <w:rsid w:val="76491272"/>
    <w:rsid w:val="76496ACC"/>
    <w:rsid w:val="76AFE1D3"/>
    <w:rsid w:val="76B2DFC7"/>
    <w:rsid w:val="76D90D2D"/>
    <w:rsid w:val="76E41045"/>
    <w:rsid w:val="771FAE0E"/>
    <w:rsid w:val="7744441B"/>
    <w:rsid w:val="7758540A"/>
    <w:rsid w:val="775F301B"/>
    <w:rsid w:val="776051DC"/>
    <w:rsid w:val="776E5A9A"/>
    <w:rsid w:val="777D1F9F"/>
    <w:rsid w:val="7784F79D"/>
    <w:rsid w:val="77A82D63"/>
    <w:rsid w:val="77A8FBB2"/>
    <w:rsid w:val="77D2CCCE"/>
    <w:rsid w:val="77D3292C"/>
    <w:rsid w:val="780F04A0"/>
    <w:rsid w:val="782A98DA"/>
    <w:rsid w:val="782F87AB"/>
    <w:rsid w:val="78342040"/>
    <w:rsid w:val="7878A717"/>
    <w:rsid w:val="78BC5409"/>
    <w:rsid w:val="78CCA17E"/>
    <w:rsid w:val="78E23723"/>
    <w:rsid w:val="790ABDE5"/>
    <w:rsid w:val="79293CC7"/>
    <w:rsid w:val="792ECF9E"/>
    <w:rsid w:val="793C2F3F"/>
    <w:rsid w:val="796FECA8"/>
    <w:rsid w:val="797139B7"/>
    <w:rsid w:val="798251E1"/>
    <w:rsid w:val="799575BD"/>
    <w:rsid w:val="799B9A43"/>
    <w:rsid w:val="79C53348"/>
    <w:rsid w:val="79D74603"/>
    <w:rsid w:val="7A20967F"/>
    <w:rsid w:val="7A2AB775"/>
    <w:rsid w:val="7A469507"/>
    <w:rsid w:val="7A524238"/>
    <w:rsid w:val="7A856D56"/>
    <w:rsid w:val="7A896D3E"/>
    <w:rsid w:val="7A9C60FA"/>
    <w:rsid w:val="7A9C74B1"/>
    <w:rsid w:val="7ABF0E3A"/>
    <w:rsid w:val="7AD487AB"/>
    <w:rsid w:val="7AD4D440"/>
    <w:rsid w:val="7AEA207C"/>
    <w:rsid w:val="7AF6349F"/>
    <w:rsid w:val="7AFB5CD4"/>
    <w:rsid w:val="7B077AD4"/>
    <w:rsid w:val="7B1164A6"/>
    <w:rsid w:val="7B1EA666"/>
    <w:rsid w:val="7B396832"/>
    <w:rsid w:val="7B57832D"/>
    <w:rsid w:val="7B6AEC10"/>
    <w:rsid w:val="7B8284CB"/>
    <w:rsid w:val="7BAA93EA"/>
    <w:rsid w:val="7BB4E3C6"/>
    <w:rsid w:val="7BBD9CF6"/>
    <w:rsid w:val="7BC37AF5"/>
    <w:rsid w:val="7BEEA8CC"/>
    <w:rsid w:val="7BF0D4F6"/>
    <w:rsid w:val="7C177229"/>
    <w:rsid w:val="7C5995E9"/>
    <w:rsid w:val="7C8D5D2D"/>
    <w:rsid w:val="7CAC4672"/>
    <w:rsid w:val="7D0A0BD8"/>
    <w:rsid w:val="7D16CE78"/>
    <w:rsid w:val="7D51BCA9"/>
    <w:rsid w:val="7D8C6966"/>
    <w:rsid w:val="7D984CDA"/>
    <w:rsid w:val="7DB47A78"/>
    <w:rsid w:val="7DD8FC33"/>
    <w:rsid w:val="7E134A46"/>
    <w:rsid w:val="7E165B20"/>
    <w:rsid w:val="7E2EF100"/>
    <w:rsid w:val="7E36D834"/>
    <w:rsid w:val="7E5A080F"/>
    <w:rsid w:val="7E6CEAE5"/>
    <w:rsid w:val="7E8CB3DC"/>
    <w:rsid w:val="7EBEF68C"/>
    <w:rsid w:val="7EEC8488"/>
    <w:rsid w:val="7EEE0BB4"/>
    <w:rsid w:val="7F0DE001"/>
    <w:rsid w:val="7F0E518A"/>
    <w:rsid w:val="7F3DA23E"/>
    <w:rsid w:val="7FC51A54"/>
    <w:rsid w:val="7FE9FA6E"/>
    <w:rsid w:val="7FF0CE44"/>
    <w:rsid w:val="7FF407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C938E"/>
  <w15:chartTrackingRefBased/>
  <w15:docId w15:val="{AEAF39EF-064F-4B12-88DB-CE466FE0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B36"/>
    <w:pPr>
      <w:spacing w:after="0" w:line="360" w:lineRule="auto"/>
      <w:ind w:firstLine="1418"/>
    </w:pPr>
    <w:rPr>
      <w:rFonts w:ascii="Arial" w:hAnsi="Arial"/>
      <w:kern w:val="24"/>
      <w:sz w:val="24"/>
    </w:rPr>
  </w:style>
  <w:style w:type="paragraph" w:styleId="Ttulo1">
    <w:name w:val="heading 1"/>
    <w:basedOn w:val="Normal"/>
    <w:next w:val="Normal"/>
    <w:link w:val="Ttulo1Char"/>
    <w:uiPriority w:val="9"/>
    <w:qFormat/>
    <w:rsid w:val="00D13B36"/>
    <w:pPr>
      <w:keepNext/>
      <w:spacing w:before="240" w:after="60" w:line="276" w:lineRule="auto"/>
      <w:ind w:firstLine="0"/>
      <w:outlineLvl w:val="0"/>
    </w:pPr>
    <w:rPr>
      <w:rFonts w:ascii="Cambria" w:eastAsia="Times New Roman" w:hAnsi="Cambria"/>
      <w:b/>
      <w:bCs/>
      <w:kern w:val="32"/>
      <w:sz w:val="32"/>
      <w:szCs w:val="32"/>
    </w:rPr>
  </w:style>
  <w:style w:type="paragraph" w:styleId="Ttulo3">
    <w:name w:val="heading 3"/>
    <w:basedOn w:val="Normal"/>
    <w:next w:val="Normal"/>
    <w:link w:val="Ttulo3Char"/>
    <w:uiPriority w:val="9"/>
    <w:semiHidden/>
    <w:unhideWhenUsed/>
    <w:qFormat/>
    <w:rsid w:val="000575FF"/>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13B36"/>
    <w:pPr>
      <w:tabs>
        <w:tab w:val="center" w:pos="4252"/>
        <w:tab w:val="right" w:pos="8504"/>
      </w:tabs>
      <w:spacing w:line="240" w:lineRule="auto"/>
    </w:pPr>
  </w:style>
  <w:style w:type="character" w:customStyle="1" w:styleId="CabealhoChar">
    <w:name w:val="Cabeçalho Char"/>
    <w:basedOn w:val="Fontepargpadro"/>
    <w:link w:val="Cabealho"/>
    <w:uiPriority w:val="99"/>
    <w:rsid w:val="00D13B36"/>
    <w:rPr>
      <w:rFonts w:ascii="Arial" w:hAnsi="Arial"/>
      <w:kern w:val="24"/>
      <w:sz w:val="24"/>
    </w:rPr>
  </w:style>
  <w:style w:type="paragraph" w:styleId="Rodap">
    <w:name w:val="footer"/>
    <w:basedOn w:val="Normal"/>
    <w:link w:val="RodapChar"/>
    <w:uiPriority w:val="99"/>
    <w:unhideWhenUsed/>
    <w:rsid w:val="00D13B36"/>
    <w:pPr>
      <w:tabs>
        <w:tab w:val="center" w:pos="4252"/>
        <w:tab w:val="right" w:pos="8504"/>
      </w:tabs>
      <w:spacing w:line="240" w:lineRule="auto"/>
    </w:pPr>
  </w:style>
  <w:style w:type="character" w:customStyle="1" w:styleId="RodapChar">
    <w:name w:val="Rodapé Char"/>
    <w:basedOn w:val="Fontepargpadro"/>
    <w:link w:val="Rodap"/>
    <w:uiPriority w:val="99"/>
    <w:rsid w:val="00D13B36"/>
    <w:rPr>
      <w:rFonts w:ascii="Arial" w:hAnsi="Arial"/>
      <w:kern w:val="24"/>
      <w:sz w:val="24"/>
    </w:rPr>
  </w:style>
  <w:style w:type="character" w:styleId="Hyperlink">
    <w:name w:val="Hyperlink"/>
    <w:basedOn w:val="Fontepargpadro"/>
    <w:uiPriority w:val="99"/>
    <w:unhideWhenUsed/>
    <w:rsid w:val="00D13B36"/>
    <w:rPr>
      <w:color w:val="0563C1" w:themeColor="hyperlink"/>
      <w:u w:val="single"/>
    </w:rPr>
  </w:style>
  <w:style w:type="paragraph" w:styleId="PargrafodaLista">
    <w:name w:val="List Paragraph"/>
    <w:basedOn w:val="Normal"/>
    <w:uiPriority w:val="34"/>
    <w:qFormat/>
    <w:rsid w:val="00D13B36"/>
    <w:pPr>
      <w:spacing w:after="160" w:line="259" w:lineRule="auto"/>
      <w:ind w:left="720" w:firstLine="0"/>
      <w:contextualSpacing/>
    </w:pPr>
    <w:rPr>
      <w:rFonts w:asciiTheme="minorHAnsi" w:hAnsiTheme="minorHAnsi"/>
      <w:kern w:val="0"/>
      <w:sz w:val="22"/>
    </w:rPr>
  </w:style>
  <w:style w:type="paragraph" w:styleId="Textodenotaderodap">
    <w:name w:val="footnote text"/>
    <w:basedOn w:val="Normal"/>
    <w:link w:val="TextodenotaderodapChar"/>
    <w:uiPriority w:val="99"/>
    <w:unhideWhenUsed/>
    <w:rsid w:val="00D13B36"/>
    <w:pPr>
      <w:spacing w:line="240" w:lineRule="auto"/>
      <w:ind w:firstLine="0"/>
    </w:pPr>
    <w:rPr>
      <w:rFonts w:asciiTheme="minorHAnsi" w:hAnsiTheme="minorHAnsi"/>
      <w:kern w:val="0"/>
      <w:sz w:val="20"/>
      <w:szCs w:val="20"/>
    </w:rPr>
  </w:style>
  <w:style w:type="character" w:customStyle="1" w:styleId="TextodenotaderodapChar">
    <w:name w:val="Texto de nota de rodapé Char"/>
    <w:basedOn w:val="Fontepargpadro"/>
    <w:link w:val="Textodenotaderodap"/>
    <w:uiPriority w:val="99"/>
    <w:rsid w:val="00D13B36"/>
    <w:rPr>
      <w:sz w:val="20"/>
      <w:szCs w:val="20"/>
    </w:rPr>
  </w:style>
  <w:style w:type="character" w:styleId="Refdenotaderodap">
    <w:name w:val="footnote reference"/>
    <w:basedOn w:val="Fontepargpadro"/>
    <w:semiHidden/>
    <w:unhideWhenUsed/>
    <w:rsid w:val="00D13B36"/>
    <w:rPr>
      <w:vertAlign w:val="superscript"/>
    </w:rPr>
  </w:style>
  <w:style w:type="character" w:customStyle="1" w:styleId="fontstyle01">
    <w:name w:val="fontstyle01"/>
    <w:basedOn w:val="Fontepargpadro"/>
    <w:rsid w:val="00D13B36"/>
    <w:rPr>
      <w:rFonts w:ascii="Times-Italic" w:hAnsi="Times-Italic" w:hint="default"/>
      <w:b w:val="0"/>
      <w:bCs w:val="0"/>
      <w:i/>
      <w:iCs/>
      <w:color w:val="000000"/>
      <w:sz w:val="20"/>
      <w:szCs w:val="20"/>
    </w:rPr>
  </w:style>
  <w:style w:type="paragraph" w:styleId="NormalWeb">
    <w:name w:val="Normal (Web)"/>
    <w:basedOn w:val="Normal"/>
    <w:link w:val="NormalWebChar"/>
    <w:uiPriority w:val="99"/>
    <w:unhideWhenUsed/>
    <w:rsid w:val="00D13B36"/>
    <w:pPr>
      <w:spacing w:before="100" w:beforeAutospacing="1" w:after="100" w:afterAutospacing="1" w:line="240" w:lineRule="auto"/>
      <w:ind w:firstLine="0"/>
    </w:pPr>
    <w:rPr>
      <w:rFonts w:ascii="Times New Roman" w:eastAsia="Times New Roman" w:hAnsi="Times New Roman" w:cs="Times New Roman"/>
      <w:kern w:val="0"/>
      <w:szCs w:val="24"/>
      <w:lang w:eastAsia="pt-BR"/>
    </w:rPr>
  </w:style>
  <w:style w:type="character" w:customStyle="1" w:styleId="normaltextrun">
    <w:name w:val="normaltextrun"/>
    <w:basedOn w:val="Fontepargpadro"/>
    <w:rsid w:val="00D13B36"/>
  </w:style>
  <w:style w:type="character" w:customStyle="1" w:styleId="spellingerror">
    <w:name w:val="spellingerror"/>
    <w:basedOn w:val="Fontepargpadro"/>
    <w:rsid w:val="00D13B36"/>
  </w:style>
  <w:style w:type="character" w:customStyle="1" w:styleId="Ttulo1Char">
    <w:name w:val="Título 1 Char"/>
    <w:basedOn w:val="Fontepargpadro"/>
    <w:link w:val="Ttulo1"/>
    <w:uiPriority w:val="9"/>
    <w:rsid w:val="00D13B36"/>
    <w:rPr>
      <w:rFonts w:ascii="Cambria" w:eastAsia="Times New Roman" w:hAnsi="Cambria"/>
      <w:b/>
      <w:bCs/>
      <w:kern w:val="32"/>
      <w:sz w:val="32"/>
      <w:szCs w:val="32"/>
    </w:rPr>
  </w:style>
  <w:style w:type="character" w:customStyle="1" w:styleId="NormalWebChar">
    <w:name w:val="Normal (Web) Char"/>
    <w:link w:val="NormalWeb"/>
    <w:uiPriority w:val="99"/>
    <w:rsid w:val="00D13B36"/>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Arial" w:hAnsi="Arial"/>
      <w:kern w:val="24"/>
      <w:sz w:val="20"/>
      <w:szCs w:val="20"/>
    </w:rPr>
  </w:style>
  <w:style w:type="character" w:styleId="Refdecomentrio">
    <w:name w:val="annotation reference"/>
    <w:basedOn w:val="Fontepargpadro"/>
    <w:uiPriority w:val="99"/>
    <w:semiHidden/>
    <w:unhideWhenUsed/>
    <w:rPr>
      <w:sz w:val="16"/>
      <w:szCs w:val="16"/>
    </w:rPr>
  </w:style>
  <w:style w:type="character" w:customStyle="1" w:styleId="Ttulo3Char">
    <w:name w:val="Título 3 Char"/>
    <w:basedOn w:val="Fontepargpadro"/>
    <w:link w:val="Ttulo3"/>
    <w:uiPriority w:val="9"/>
    <w:semiHidden/>
    <w:rsid w:val="000575FF"/>
    <w:rPr>
      <w:rFonts w:asciiTheme="majorHAnsi" w:eastAsiaTheme="majorEastAsia" w:hAnsiTheme="majorHAnsi" w:cstheme="majorBidi"/>
      <w:color w:val="1F3763" w:themeColor="accent1" w:themeShade="7F"/>
      <w:kern w:val="24"/>
      <w:sz w:val="24"/>
      <w:szCs w:val="24"/>
    </w:rPr>
  </w:style>
  <w:style w:type="character" w:customStyle="1" w:styleId="MenoPendente1">
    <w:name w:val="Menção Pendente1"/>
    <w:basedOn w:val="Fontepargpadro"/>
    <w:uiPriority w:val="99"/>
    <w:semiHidden/>
    <w:unhideWhenUsed/>
    <w:rsid w:val="00DA7E36"/>
    <w:rPr>
      <w:color w:val="605E5C"/>
      <w:shd w:val="clear" w:color="auto" w:fill="E1DFDD"/>
    </w:rPr>
  </w:style>
  <w:style w:type="paragraph" w:styleId="Reviso">
    <w:name w:val="Revision"/>
    <w:hidden/>
    <w:uiPriority w:val="99"/>
    <w:semiHidden/>
    <w:rsid w:val="00192066"/>
    <w:pPr>
      <w:spacing w:after="0" w:line="240" w:lineRule="auto"/>
    </w:pPr>
    <w:rPr>
      <w:rFonts w:ascii="Arial" w:hAnsi="Arial"/>
      <w:kern w:val="24"/>
      <w:sz w:val="24"/>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2C2235"/>
    <w:rPr>
      <w:b/>
      <w:bCs/>
    </w:rPr>
  </w:style>
  <w:style w:type="paragraph" w:styleId="Textodebalo">
    <w:name w:val="Balloon Text"/>
    <w:basedOn w:val="Normal"/>
    <w:link w:val="TextodebaloChar"/>
    <w:uiPriority w:val="99"/>
    <w:semiHidden/>
    <w:unhideWhenUsed/>
    <w:rsid w:val="00E25D8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25D8B"/>
    <w:rPr>
      <w:rFonts w:ascii="Segoe UI" w:hAnsi="Segoe UI" w:cs="Segoe UI"/>
      <w:kern w:val="24"/>
      <w:sz w:val="18"/>
      <w:szCs w:val="18"/>
    </w:rPr>
  </w:style>
  <w:style w:type="paragraph" w:styleId="Assuntodocomentrio">
    <w:name w:val="annotation subject"/>
    <w:basedOn w:val="Textodecomentrio"/>
    <w:next w:val="Textodecomentrio"/>
    <w:link w:val="AssuntodocomentrioChar"/>
    <w:uiPriority w:val="99"/>
    <w:semiHidden/>
    <w:unhideWhenUsed/>
    <w:rsid w:val="00926BE7"/>
    <w:rPr>
      <w:b/>
      <w:bCs/>
    </w:rPr>
  </w:style>
  <w:style w:type="character" w:customStyle="1" w:styleId="AssuntodocomentrioChar">
    <w:name w:val="Assunto do comentário Char"/>
    <w:basedOn w:val="TextodecomentrioChar"/>
    <w:link w:val="Assuntodocomentrio"/>
    <w:uiPriority w:val="99"/>
    <w:semiHidden/>
    <w:rsid w:val="00926BE7"/>
    <w:rPr>
      <w:rFonts w:ascii="Arial" w:hAnsi="Arial"/>
      <w:b/>
      <w:bCs/>
      <w:kern w:val="24"/>
      <w:sz w:val="20"/>
      <w:szCs w:val="20"/>
    </w:rPr>
  </w:style>
  <w:style w:type="character" w:styleId="MenoPendente">
    <w:name w:val="Unresolved Mention"/>
    <w:basedOn w:val="Fontepargpadro"/>
    <w:uiPriority w:val="99"/>
    <w:semiHidden/>
    <w:unhideWhenUsed/>
    <w:rsid w:val="00BF4707"/>
    <w:rPr>
      <w:color w:val="605E5C"/>
      <w:shd w:val="clear" w:color="auto" w:fill="E1DFDD"/>
    </w:rPr>
  </w:style>
  <w:style w:type="paragraph" w:styleId="SemEspaamento">
    <w:name w:val="No Spacing"/>
    <w:uiPriority w:val="1"/>
    <w:qFormat/>
    <w:rsid w:val="48702F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1682">
      <w:bodyDiv w:val="1"/>
      <w:marLeft w:val="0"/>
      <w:marRight w:val="0"/>
      <w:marTop w:val="0"/>
      <w:marBottom w:val="0"/>
      <w:divBdr>
        <w:top w:val="none" w:sz="0" w:space="0" w:color="auto"/>
        <w:left w:val="none" w:sz="0" w:space="0" w:color="auto"/>
        <w:bottom w:val="none" w:sz="0" w:space="0" w:color="auto"/>
        <w:right w:val="none" w:sz="0" w:space="0" w:color="auto"/>
      </w:divBdr>
      <w:divsChild>
        <w:div w:id="246888949">
          <w:marLeft w:val="0"/>
          <w:marRight w:val="0"/>
          <w:marTop w:val="0"/>
          <w:marBottom w:val="120"/>
          <w:divBdr>
            <w:top w:val="none" w:sz="0" w:space="0" w:color="auto"/>
            <w:left w:val="none" w:sz="0" w:space="0" w:color="auto"/>
            <w:bottom w:val="none" w:sz="0" w:space="0" w:color="auto"/>
            <w:right w:val="none" w:sz="0" w:space="0" w:color="auto"/>
          </w:divBdr>
          <w:divsChild>
            <w:div w:id="1558399982">
              <w:marLeft w:val="0"/>
              <w:marRight w:val="0"/>
              <w:marTop w:val="0"/>
              <w:marBottom w:val="0"/>
              <w:divBdr>
                <w:top w:val="none" w:sz="0" w:space="0" w:color="auto"/>
                <w:left w:val="none" w:sz="0" w:space="0" w:color="auto"/>
                <w:bottom w:val="none" w:sz="0" w:space="0" w:color="auto"/>
                <w:right w:val="none" w:sz="0" w:space="0" w:color="auto"/>
              </w:divBdr>
              <w:divsChild>
                <w:div w:id="841160548">
                  <w:marLeft w:val="0"/>
                  <w:marRight w:val="0"/>
                  <w:marTop w:val="0"/>
                  <w:marBottom w:val="0"/>
                  <w:divBdr>
                    <w:top w:val="none" w:sz="0" w:space="0" w:color="auto"/>
                    <w:left w:val="none" w:sz="0" w:space="0" w:color="auto"/>
                    <w:bottom w:val="none" w:sz="0" w:space="0" w:color="auto"/>
                    <w:right w:val="none" w:sz="0" w:space="0" w:color="auto"/>
                  </w:divBdr>
                  <w:divsChild>
                    <w:div w:id="889027197">
                      <w:marLeft w:val="0"/>
                      <w:marRight w:val="0"/>
                      <w:marTop w:val="0"/>
                      <w:marBottom w:val="360"/>
                      <w:divBdr>
                        <w:top w:val="none" w:sz="0" w:space="0" w:color="auto"/>
                        <w:left w:val="none" w:sz="0" w:space="0" w:color="auto"/>
                        <w:bottom w:val="none" w:sz="0" w:space="0" w:color="auto"/>
                        <w:right w:val="none" w:sz="0" w:space="0" w:color="auto"/>
                      </w:divBdr>
                      <w:divsChild>
                        <w:div w:id="116604403">
                          <w:marLeft w:val="0"/>
                          <w:marRight w:val="0"/>
                          <w:marTop w:val="0"/>
                          <w:marBottom w:val="0"/>
                          <w:divBdr>
                            <w:top w:val="none" w:sz="0" w:space="0" w:color="auto"/>
                            <w:left w:val="none" w:sz="0" w:space="0" w:color="auto"/>
                            <w:bottom w:val="none" w:sz="0" w:space="0" w:color="auto"/>
                            <w:right w:val="none" w:sz="0" w:space="0" w:color="auto"/>
                          </w:divBdr>
                          <w:divsChild>
                            <w:div w:id="1897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26127">
      <w:bodyDiv w:val="1"/>
      <w:marLeft w:val="0"/>
      <w:marRight w:val="0"/>
      <w:marTop w:val="0"/>
      <w:marBottom w:val="0"/>
      <w:divBdr>
        <w:top w:val="none" w:sz="0" w:space="0" w:color="auto"/>
        <w:left w:val="none" w:sz="0" w:space="0" w:color="auto"/>
        <w:bottom w:val="none" w:sz="0" w:space="0" w:color="auto"/>
        <w:right w:val="none" w:sz="0" w:space="0" w:color="auto"/>
      </w:divBdr>
      <w:divsChild>
        <w:div w:id="655768521">
          <w:marLeft w:val="0"/>
          <w:marRight w:val="0"/>
          <w:marTop w:val="0"/>
          <w:marBottom w:val="360"/>
          <w:divBdr>
            <w:top w:val="none" w:sz="0" w:space="0" w:color="auto"/>
            <w:left w:val="none" w:sz="0" w:space="0" w:color="auto"/>
            <w:bottom w:val="none" w:sz="0" w:space="0" w:color="auto"/>
            <w:right w:val="none" w:sz="0" w:space="0" w:color="auto"/>
          </w:divBdr>
          <w:divsChild>
            <w:div w:id="1202399789">
              <w:marLeft w:val="0"/>
              <w:marRight w:val="0"/>
              <w:marTop w:val="0"/>
              <w:marBottom w:val="0"/>
              <w:divBdr>
                <w:top w:val="none" w:sz="0" w:space="0" w:color="auto"/>
                <w:left w:val="none" w:sz="0" w:space="0" w:color="auto"/>
                <w:bottom w:val="none" w:sz="0" w:space="0" w:color="auto"/>
                <w:right w:val="none" w:sz="0" w:space="0" w:color="auto"/>
              </w:divBdr>
              <w:divsChild>
                <w:div w:id="1006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6200">
      <w:bodyDiv w:val="1"/>
      <w:marLeft w:val="0"/>
      <w:marRight w:val="0"/>
      <w:marTop w:val="0"/>
      <w:marBottom w:val="0"/>
      <w:divBdr>
        <w:top w:val="none" w:sz="0" w:space="0" w:color="auto"/>
        <w:left w:val="none" w:sz="0" w:space="0" w:color="auto"/>
        <w:bottom w:val="none" w:sz="0" w:space="0" w:color="auto"/>
        <w:right w:val="none" w:sz="0" w:space="0" w:color="auto"/>
      </w:divBdr>
      <w:divsChild>
        <w:div w:id="1003706167">
          <w:marLeft w:val="0"/>
          <w:marRight w:val="0"/>
          <w:marTop w:val="0"/>
          <w:marBottom w:val="120"/>
          <w:divBdr>
            <w:top w:val="none" w:sz="0" w:space="0" w:color="auto"/>
            <w:left w:val="none" w:sz="0" w:space="0" w:color="auto"/>
            <w:bottom w:val="none" w:sz="0" w:space="0" w:color="auto"/>
            <w:right w:val="none" w:sz="0" w:space="0" w:color="auto"/>
          </w:divBdr>
          <w:divsChild>
            <w:div w:id="1161501246">
              <w:marLeft w:val="0"/>
              <w:marRight w:val="0"/>
              <w:marTop w:val="0"/>
              <w:marBottom w:val="0"/>
              <w:divBdr>
                <w:top w:val="none" w:sz="0" w:space="0" w:color="auto"/>
                <w:left w:val="none" w:sz="0" w:space="0" w:color="auto"/>
                <w:bottom w:val="none" w:sz="0" w:space="0" w:color="auto"/>
                <w:right w:val="none" w:sz="0" w:space="0" w:color="auto"/>
              </w:divBdr>
              <w:divsChild>
                <w:div w:id="1523713079">
                  <w:marLeft w:val="0"/>
                  <w:marRight w:val="0"/>
                  <w:marTop w:val="0"/>
                  <w:marBottom w:val="0"/>
                  <w:divBdr>
                    <w:top w:val="none" w:sz="0" w:space="0" w:color="auto"/>
                    <w:left w:val="none" w:sz="0" w:space="0" w:color="auto"/>
                    <w:bottom w:val="none" w:sz="0" w:space="0" w:color="auto"/>
                    <w:right w:val="none" w:sz="0" w:space="0" w:color="auto"/>
                  </w:divBdr>
                  <w:divsChild>
                    <w:div w:id="28336234">
                      <w:marLeft w:val="0"/>
                      <w:marRight w:val="0"/>
                      <w:marTop w:val="0"/>
                      <w:marBottom w:val="360"/>
                      <w:divBdr>
                        <w:top w:val="none" w:sz="0" w:space="0" w:color="auto"/>
                        <w:left w:val="none" w:sz="0" w:space="0" w:color="auto"/>
                        <w:bottom w:val="none" w:sz="0" w:space="0" w:color="auto"/>
                        <w:right w:val="none" w:sz="0" w:space="0" w:color="auto"/>
                      </w:divBdr>
                      <w:divsChild>
                        <w:div w:id="781726837">
                          <w:marLeft w:val="0"/>
                          <w:marRight w:val="0"/>
                          <w:marTop w:val="0"/>
                          <w:marBottom w:val="0"/>
                          <w:divBdr>
                            <w:top w:val="none" w:sz="0" w:space="0" w:color="auto"/>
                            <w:left w:val="none" w:sz="0" w:space="0" w:color="auto"/>
                            <w:bottom w:val="none" w:sz="0" w:space="0" w:color="auto"/>
                            <w:right w:val="none" w:sz="0" w:space="0" w:color="auto"/>
                          </w:divBdr>
                          <w:divsChild>
                            <w:div w:id="14883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72248">
      <w:bodyDiv w:val="1"/>
      <w:marLeft w:val="0"/>
      <w:marRight w:val="0"/>
      <w:marTop w:val="0"/>
      <w:marBottom w:val="0"/>
      <w:divBdr>
        <w:top w:val="none" w:sz="0" w:space="0" w:color="auto"/>
        <w:left w:val="none" w:sz="0" w:space="0" w:color="auto"/>
        <w:bottom w:val="none" w:sz="0" w:space="0" w:color="auto"/>
        <w:right w:val="none" w:sz="0" w:space="0" w:color="auto"/>
      </w:divBdr>
      <w:divsChild>
        <w:div w:id="1185169056">
          <w:marLeft w:val="0"/>
          <w:marRight w:val="0"/>
          <w:marTop w:val="0"/>
          <w:marBottom w:val="360"/>
          <w:divBdr>
            <w:top w:val="none" w:sz="0" w:space="0" w:color="auto"/>
            <w:left w:val="none" w:sz="0" w:space="0" w:color="auto"/>
            <w:bottom w:val="none" w:sz="0" w:space="0" w:color="auto"/>
            <w:right w:val="none" w:sz="0" w:space="0" w:color="auto"/>
          </w:divBdr>
          <w:divsChild>
            <w:div w:id="1836651436">
              <w:marLeft w:val="0"/>
              <w:marRight w:val="0"/>
              <w:marTop w:val="0"/>
              <w:marBottom w:val="0"/>
              <w:divBdr>
                <w:top w:val="none" w:sz="0" w:space="0" w:color="auto"/>
                <w:left w:val="none" w:sz="0" w:space="0" w:color="auto"/>
                <w:bottom w:val="none" w:sz="0" w:space="0" w:color="auto"/>
                <w:right w:val="none" w:sz="0" w:space="0" w:color="auto"/>
              </w:divBdr>
              <w:divsChild>
                <w:div w:id="12873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0454">
      <w:bodyDiv w:val="1"/>
      <w:marLeft w:val="0"/>
      <w:marRight w:val="0"/>
      <w:marTop w:val="0"/>
      <w:marBottom w:val="0"/>
      <w:divBdr>
        <w:top w:val="none" w:sz="0" w:space="0" w:color="auto"/>
        <w:left w:val="none" w:sz="0" w:space="0" w:color="auto"/>
        <w:bottom w:val="none" w:sz="0" w:space="0" w:color="auto"/>
        <w:right w:val="none" w:sz="0" w:space="0" w:color="auto"/>
      </w:divBdr>
      <w:divsChild>
        <w:div w:id="826630278">
          <w:marLeft w:val="0"/>
          <w:marRight w:val="0"/>
          <w:marTop w:val="0"/>
          <w:marBottom w:val="360"/>
          <w:divBdr>
            <w:top w:val="none" w:sz="0" w:space="0" w:color="auto"/>
            <w:left w:val="none" w:sz="0" w:space="0" w:color="auto"/>
            <w:bottom w:val="none" w:sz="0" w:space="0" w:color="auto"/>
            <w:right w:val="none" w:sz="0" w:space="0" w:color="auto"/>
          </w:divBdr>
          <w:divsChild>
            <w:div w:id="1472207481">
              <w:marLeft w:val="0"/>
              <w:marRight w:val="0"/>
              <w:marTop w:val="0"/>
              <w:marBottom w:val="0"/>
              <w:divBdr>
                <w:top w:val="none" w:sz="0" w:space="0" w:color="auto"/>
                <w:left w:val="none" w:sz="0" w:space="0" w:color="auto"/>
                <w:bottom w:val="none" w:sz="0" w:space="0" w:color="auto"/>
                <w:right w:val="none" w:sz="0" w:space="0" w:color="auto"/>
              </w:divBdr>
              <w:divsChild>
                <w:div w:id="127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33047">
      <w:bodyDiv w:val="1"/>
      <w:marLeft w:val="0"/>
      <w:marRight w:val="0"/>
      <w:marTop w:val="0"/>
      <w:marBottom w:val="0"/>
      <w:divBdr>
        <w:top w:val="none" w:sz="0" w:space="0" w:color="auto"/>
        <w:left w:val="none" w:sz="0" w:space="0" w:color="auto"/>
        <w:bottom w:val="none" w:sz="0" w:space="0" w:color="auto"/>
        <w:right w:val="none" w:sz="0" w:space="0" w:color="auto"/>
      </w:divBdr>
      <w:divsChild>
        <w:div w:id="1036926111">
          <w:marLeft w:val="0"/>
          <w:marRight w:val="0"/>
          <w:marTop w:val="0"/>
          <w:marBottom w:val="360"/>
          <w:divBdr>
            <w:top w:val="none" w:sz="0" w:space="0" w:color="auto"/>
            <w:left w:val="none" w:sz="0" w:space="0" w:color="auto"/>
            <w:bottom w:val="none" w:sz="0" w:space="0" w:color="auto"/>
            <w:right w:val="none" w:sz="0" w:space="0" w:color="auto"/>
          </w:divBdr>
          <w:divsChild>
            <w:div w:id="482083244">
              <w:marLeft w:val="0"/>
              <w:marRight w:val="0"/>
              <w:marTop w:val="0"/>
              <w:marBottom w:val="0"/>
              <w:divBdr>
                <w:top w:val="none" w:sz="0" w:space="0" w:color="auto"/>
                <w:left w:val="none" w:sz="0" w:space="0" w:color="auto"/>
                <w:bottom w:val="none" w:sz="0" w:space="0" w:color="auto"/>
                <w:right w:val="none" w:sz="0" w:space="0" w:color="auto"/>
              </w:divBdr>
              <w:divsChild>
                <w:div w:id="17525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0205">
      <w:bodyDiv w:val="1"/>
      <w:marLeft w:val="0"/>
      <w:marRight w:val="0"/>
      <w:marTop w:val="0"/>
      <w:marBottom w:val="0"/>
      <w:divBdr>
        <w:top w:val="none" w:sz="0" w:space="0" w:color="auto"/>
        <w:left w:val="none" w:sz="0" w:space="0" w:color="auto"/>
        <w:bottom w:val="none" w:sz="0" w:space="0" w:color="auto"/>
        <w:right w:val="none" w:sz="0" w:space="0" w:color="auto"/>
      </w:divBdr>
      <w:divsChild>
        <w:div w:id="981739155">
          <w:marLeft w:val="0"/>
          <w:marRight w:val="0"/>
          <w:marTop w:val="0"/>
          <w:marBottom w:val="120"/>
          <w:divBdr>
            <w:top w:val="none" w:sz="0" w:space="0" w:color="auto"/>
            <w:left w:val="none" w:sz="0" w:space="0" w:color="auto"/>
            <w:bottom w:val="none" w:sz="0" w:space="0" w:color="auto"/>
            <w:right w:val="none" w:sz="0" w:space="0" w:color="auto"/>
          </w:divBdr>
          <w:divsChild>
            <w:div w:id="539439456">
              <w:marLeft w:val="0"/>
              <w:marRight w:val="0"/>
              <w:marTop w:val="0"/>
              <w:marBottom w:val="0"/>
              <w:divBdr>
                <w:top w:val="none" w:sz="0" w:space="0" w:color="auto"/>
                <w:left w:val="none" w:sz="0" w:space="0" w:color="auto"/>
                <w:bottom w:val="none" w:sz="0" w:space="0" w:color="auto"/>
                <w:right w:val="none" w:sz="0" w:space="0" w:color="auto"/>
              </w:divBdr>
              <w:divsChild>
                <w:div w:id="1792436746">
                  <w:marLeft w:val="0"/>
                  <w:marRight w:val="0"/>
                  <w:marTop w:val="0"/>
                  <w:marBottom w:val="0"/>
                  <w:divBdr>
                    <w:top w:val="none" w:sz="0" w:space="0" w:color="auto"/>
                    <w:left w:val="none" w:sz="0" w:space="0" w:color="auto"/>
                    <w:bottom w:val="none" w:sz="0" w:space="0" w:color="auto"/>
                    <w:right w:val="none" w:sz="0" w:space="0" w:color="auto"/>
                  </w:divBdr>
                  <w:divsChild>
                    <w:div w:id="408232381">
                      <w:marLeft w:val="0"/>
                      <w:marRight w:val="0"/>
                      <w:marTop w:val="0"/>
                      <w:marBottom w:val="360"/>
                      <w:divBdr>
                        <w:top w:val="none" w:sz="0" w:space="0" w:color="auto"/>
                        <w:left w:val="none" w:sz="0" w:space="0" w:color="auto"/>
                        <w:bottom w:val="none" w:sz="0" w:space="0" w:color="auto"/>
                        <w:right w:val="none" w:sz="0" w:space="0" w:color="auto"/>
                      </w:divBdr>
                      <w:divsChild>
                        <w:div w:id="1457329898">
                          <w:marLeft w:val="0"/>
                          <w:marRight w:val="0"/>
                          <w:marTop w:val="0"/>
                          <w:marBottom w:val="0"/>
                          <w:divBdr>
                            <w:top w:val="none" w:sz="0" w:space="0" w:color="auto"/>
                            <w:left w:val="none" w:sz="0" w:space="0" w:color="auto"/>
                            <w:bottom w:val="none" w:sz="0" w:space="0" w:color="auto"/>
                            <w:right w:val="none" w:sz="0" w:space="0" w:color="auto"/>
                          </w:divBdr>
                          <w:divsChild>
                            <w:div w:id="6149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03496">
      <w:bodyDiv w:val="1"/>
      <w:marLeft w:val="0"/>
      <w:marRight w:val="0"/>
      <w:marTop w:val="0"/>
      <w:marBottom w:val="0"/>
      <w:divBdr>
        <w:top w:val="none" w:sz="0" w:space="0" w:color="auto"/>
        <w:left w:val="none" w:sz="0" w:space="0" w:color="auto"/>
        <w:bottom w:val="none" w:sz="0" w:space="0" w:color="auto"/>
        <w:right w:val="none" w:sz="0" w:space="0" w:color="auto"/>
      </w:divBdr>
      <w:divsChild>
        <w:div w:id="624501702">
          <w:marLeft w:val="0"/>
          <w:marRight w:val="390"/>
          <w:marTop w:val="0"/>
          <w:marBottom w:val="0"/>
          <w:divBdr>
            <w:top w:val="none" w:sz="0" w:space="0" w:color="auto"/>
            <w:left w:val="none" w:sz="0" w:space="0" w:color="auto"/>
            <w:bottom w:val="none" w:sz="0" w:space="0" w:color="auto"/>
            <w:right w:val="none" w:sz="0" w:space="0" w:color="auto"/>
          </w:divBdr>
        </w:div>
        <w:div w:id="1817867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4e864d-a815-4097-ac90-2974c57a97e0" xsi:nil="true"/>
    <lcf76f155ced4ddcb4097134ff3c332f xmlns="7110e5b5-bc0b-438b-a41f-a73359eb6337">
      <Terms xmlns="http://schemas.microsoft.com/office/infopath/2007/PartnerControls"/>
    </lcf76f155ced4ddcb4097134ff3c332f>
    <MediaLengthInSeconds xmlns="7110e5b5-bc0b-438b-a41f-a73359eb63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D22AA0428DF9640B09870F6105B99B2" ma:contentTypeVersion="13" ma:contentTypeDescription="Crie um novo documento." ma:contentTypeScope="" ma:versionID="767fc481316ac4f4025481fb48393820">
  <xsd:schema xmlns:xsd="http://www.w3.org/2001/XMLSchema" xmlns:xs="http://www.w3.org/2001/XMLSchema" xmlns:p="http://schemas.microsoft.com/office/2006/metadata/properties" xmlns:ns2="7110e5b5-bc0b-438b-a41f-a73359eb6337" xmlns:ns3="6b4e864d-a815-4097-ac90-2974c57a97e0" targetNamespace="http://schemas.microsoft.com/office/2006/metadata/properties" ma:root="true" ma:fieldsID="c82ae56593b73865e0e139c16538d1ad" ns2:_="" ns3:_="">
    <xsd:import namespace="7110e5b5-bc0b-438b-a41f-a73359eb6337"/>
    <xsd:import namespace="6b4e864d-a815-4097-ac90-2974c57a97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0e5b5-bc0b-438b-a41f-a73359eb6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00ec049-7312-4b4a-bb5a-0948420f3f9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4e864d-a815-4097-ac90-2974c57a97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ec48c8-6c8a-4fd4-a057-e8fe5acc4c24}" ma:internalName="TaxCatchAll" ma:showField="CatchAllData" ma:web="6b4e864d-a815-4097-ac90-2974c57a9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5ADB81-A67D-473A-A4AD-CD7D74CD719D}">
  <ds:schemaRefs>
    <ds:schemaRef ds:uri="http://schemas.microsoft.com/office/2006/metadata/properties"/>
    <ds:schemaRef ds:uri="http://schemas.microsoft.com/office/infopath/2007/PartnerControls"/>
    <ds:schemaRef ds:uri="6b4e864d-a815-4097-ac90-2974c57a97e0"/>
    <ds:schemaRef ds:uri="7110e5b5-bc0b-438b-a41f-a73359eb6337"/>
  </ds:schemaRefs>
</ds:datastoreItem>
</file>

<file path=customXml/itemProps2.xml><?xml version="1.0" encoding="utf-8"?>
<ds:datastoreItem xmlns:ds="http://schemas.openxmlformats.org/officeDocument/2006/customXml" ds:itemID="{02712C12-98CF-47E2-A3BC-4554FACE7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0e5b5-bc0b-438b-a41f-a73359eb6337"/>
    <ds:schemaRef ds:uri="6b4e864d-a815-4097-ac90-2974c57a97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A7B396-C081-484E-A363-B71FB3133EE2}">
  <ds:schemaRefs>
    <ds:schemaRef ds:uri="http://schemas.openxmlformats.org/officeDocument/2006/bibliography"/>
  </ds:schemaRefs>
</ds:datastoreItem>
</file>

<file path=customXml/itemProps4.xml><?xml version="1.0" encoding="utf-8"?>
<ds:datastoreItem xmlns:ds="http://schemas.openxmlformats.org/officeDocument/2006/customXml" ds:itemID="{144FBC2C-B465-4417-940F-33ED6E8648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4110</Words>
  <Characters>22893</Characters>
  <Application>Microsoft Office Word</Application>
  <DocSecurity>0</DocSecurity>
  <Lines>532</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114</cp:revision>
  <cp:lastPrinted>2025-10-27T14:46:00Z</cp:lastPrinted>
  <dcterms:created xsi:type="dcterms:W3CDTF">2025-02-20T20:21:00Z</dcterms:created>
  <dcterms:modified xsi:type="dcterms:W3CDTF">2026-07-24T15:34:00Z</dcterms:modified>
</cp:coreProperties>
</file>